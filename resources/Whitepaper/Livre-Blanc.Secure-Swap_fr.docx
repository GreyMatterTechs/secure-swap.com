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04665122"/>
        <w:docPartObj>
          <w:docPartGallery w:val="Cover Pages"/>
          <w:docPartUnique/>
        </w:docPartObj>
      </w:sdtPr>
      <w:sdtEndPr/>
      <w:sdtContent>
        <w:p w14:paraId="564B7FD1" w14:textId="77777777" w:rsidR="003F01CF" w:rsidRDefault="00C567F0" w:rsidP="00C567F0">
          <w:pPr>
            <w:tabs>
              <w:tab w:val="left" w:pos="2925"/>
            </w:tabs>
          </w:pPr>
          <w:r>
            <w:rPr>
              <w:noProof/>
              <w:lang w:eastAsia="fr-FR"/>
            </w:rPr>
            <w:drawing>
              <wp:anchor distT="0" distB="0" distL="114300" distR="114300" simplePos="0" relativeHeight="251653120" behindDoc="0" locked="0" layoutInCell="1" allowOverlap="1" wp14:anchorId="1EDB8029" wp14:editId="5FD6FD1D">
                <wp:simplePos x="0" y="0"/>
                <wp:positionH relativeFrom="margin">
                  <wp:posOffset>5124981</wp:posOffset>
                </wp:positionH>
                <wp:positionV relativeFrom="paragraph">
                  <wp:posOffset>-8855085</wp:posOffset>
                </wp:positionV>
                <wp:extent cx="866775" cy="866775"/>
                <wp:effectExtent l="0" t="0" r="9525"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5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66775" cy="86677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50048" behindDoc="0" locked="0" layoutInCell="1" allowOverlap="1" wp14:anchorId="051D2337" wp14:editId="49DC95F3">
                    <wp:simplePos x="0" y="0"/>
                    <wp:positionH relativeFrom="margin">
                      <wp:posOffset>-956945</wp:posOffset>
                    </wp:positionH>
                    <wp:positionV relativeFrom="page">
                      <wp:posOffset>3667125</wp:posOffset>
                    </wp:positionV>
                    <wp:extent cx="6943725" cy="8477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6943725" cy="847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8DBAA5" w14:textId="77777777" w:rsidR="009B1192" w:rsidRDefault="004442AE">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B1192">
                                      <w:rPr>
                                        <w:caps/>
                                        <w:color w:val="4F81BD" w:themeColor="accent1"/>
                                        <w:sz w:val="64"/>
                                        <w:szCs w:val="64"/>
                                      </w:rPr>
                                      <w:t>Livre Blanc Secure Swap</w:t>
                                    </w:r>
                                  </w:sdtContent>
                                </w:sdt>
                              </w:p>
                              <w:p w14:paraId="3B3E2BB3" w14:textId="77777777" w:rsidR="009B1192" w:rsidRDefault="009B1192">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51D2337" id="_x0000_t202" coordsize="21600,21600" o:spt="202" path="m,l,21600r21600,l21600,xe">
                    <v:stroke joinstyle="miter"/>
                    <v:path gradientshapeok="t" o:connecttype="rect"/>
                  </v:shapetype>
                  <v:shape id="Text Box 154" o:spid="_x0000_s1026" type="#_x0000_t202" style="position:absolute;margin-left:-75.35pt;margin-top:288.75pt;width:546.75pt;height:66.7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" filled="f" stroked="f" strokeweight=".5pt">
                    <v:textbox inset="126pt,0,54pt,0">
                      <w:txbxContent>
                        <w:p w14:paraId="3F8DBAA5" w14:textId="77777777" w:rsidR="009B1192" w:rsidRDefault="004442AE">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B1192">
                                <w:rPr>
                                  <w:caps/>
                                  <w:color w:val="4F81BD" w:themeColor="accent1"/>
                                  <w:sz w:val="64"/>
                                  <w:szCs w:val="64"/>
                                </w:rPr>
                                <w:t>Livre Blanc Secure Swap</w:t>
                              </w:r>
                            </w:sdtContent>
                          </w:sdt>
                        </w:p>
                        <w:p w14:paraId="3B3E2BB3" w14:textId="77777777" w:rsidR="009B1192" w:rsidRDefault="009B1192">
                          <w:pPr>
                            <w:jc w:val="right"/>
                            <w:rPr>
                              <w:smallCaps/>
                              <w:color w:val="404040" w:themeColor="text1" w:themeTint="BF"/>
                              <w:sz w:val="36"/>
                              <w:szCs w:val="36"/>
                            </w:rPr>
                          </w:pPr>
                        </w:p>
                      </w:txbxContent>
                    </v:textbox>
                    <w10:wrap type="square" anchorx="margin" anchory="page"/>
                  </v:shape>
                </w:pict>
              </mc:Fallback>
            </mc:AlternateContent>
          </w:r>
          <w:r w:rsidR="003F01CF">
            <w:rPr>
              <w:noProof/>
              <w:lang w:eastAsia="fr-FR"/>
            </w:rPr>
            <mc:AlternateContent>
              <mc:Choice Requires="wps">
                <w:drawing>
                  <wp:anchor distT="0" distB="0" distL="114300" distR="114300" simplePos="0" relativeHeight="251652096" behindDoc="0" locked="0" layoutInCell="1" allowOverlap="1" wp14:anchorId="2E71621F" wp14:editId="4ECE06B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B778C44" w14:textId="77777777" w:rsidR="009B1192" w:rsidRDefault="009B1192">
                                    <w:pPr>
                                      <w:pStyle w:val="Sansinterligne"/>
                                      <w:jc w:val="right"/>
                                      <w:rPr>
                                        <w:color w:val="595959" w:themeColor="text1" w:themeTint="A6"/>
                                        <w:sz w:val="28"/>
                                        <w:szCs w:val="28"/>
                                      </w:rPr>
                                    </w:pPr>
                                    <w:r>
                                      <w:rPr>
                                        <w:color w:val="595959" w:themeColor="text1" w:themeTint="A6"/>
                                        <w:sz w:val="28"/>
                                        <w:szCs w:val="28"/>
                                      </w:rPr>
                                      <w:t>Grey Matter Technologies</w:t>
                                    </w:r>
                                  </w:p>
                                </w:sdtContent>
                              </w:sdt>
                              <w:p w14:paraId="144CF887" w14:textId="77777777" w:rsidR="009B1192" w:rsidRDefault="004442AE">
                                <w:pPr>
                                  <w:pStyle w:val="Sansinterligne"/>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9B1192">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2E71621F" id="Text Box 152" o:spid="_x0000_s1027" type="#_x0000_t202" style="position:absolute;margin-left:0;margin-top:0;width:8in;height:1in;z-index:25165209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B778C44" w14:textId="77777777" w:rsidR="009B1192" w:rsidRDefault="009B1192">
                              <w:pPr>
                                <w:pStyle w:val="Sansinterligne"/>
                                <w:jc w:val="right"/>
                                <w:rPr>
                                  <w:color w:val="595959" w:themeColor="text1" w:themeTint="A6"/>
                                  <w:sz w:val="28"/>
                                  <w:szCs w:val="28"/>
                                </w:rPr>
                              </w:pPr>
                              <w:r>
                                <w:rPr>
                                  <w:color w:val="595959" w:themeColor="text1" w:themeTint="A6"/>
                                  <w:sz w:val="28"/>
                                  <w:szCs w:val="28"/>
                                </w:rPr>
                                <w:t>Grey Matter Technologies</w:t>
                              </w:r>
                            </w:p>
                          </w:sdtContent>
                        </w:sdt>
                        <w:p w14:paraId="144CF887" w14:textId="77777777" w:rsidR="009B1192" w:rsidRDefault="004442AE">
                          <w:pPr>
                            <w:pStyle w:val="Sansinterligne"/>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9B1192">
                                <w:rPr>
                                  <w:color w:val="595959" w:themeColor="text1" w:themeTint="A6"/>
                                  <w:sz w:val="18"/>
                                  <w:szCs w:val="18"/>
                                </w:rPr>
                                <w:t>[Email address]</w:t>
                              </w:r>
                            </w:sdtContent>
                          </w:sdt>
                        </w:p>
                      </w:txbxContent>
                    </v:textbox>
                    <w10:wrap type="square" anchorx="page" anchory="page"/>
                  </v:shape>
                </w:pict>
              </mc:Fallback>
            </mc:AlternateContent>
          </w:r>
          <w:r>
            <w:tab/>
          </w:r>
          <w:bookmarkStart w:id="0" w:name="_GoBack"/>
          <w:bookmarkEnd w:id="0"/>
        </w:p>
        <w:p w14:paraId="2973531D" w14:textId="77777777" w:rsidR="00C567F0" w:rsidRDefault="00C567F0" w:rsidP="00C567F0"/>
        <w:p w14:paraId="48483F60" w14:textId="77777777" w:rsidR="00C567F0" w:rsidRDefault="00C567F0" w:rsidP="00C567F0">
          <w:pPr>
            <w:rPr>
              <w:rFonts w:asciiTheme="majorHAnsi" w:eastAsiaTheme="majorEastAsia" w:hAnsiTheme="majorHAnsi" w:cstheme="majorBidi"/>
              <w:caps/>
              <w:color w:val="4F81BD" w:themeColor="accent1"/>
              <w:spacing w:val="10"/>
              <w:sz w:val="52"/>
              <w:szCs w:val="52"/>
            </w:rPr>
          </w:pPr>
        </w:p>
        <w:p w14:paraId="16B4166D" w14:textId="77777777" w:rsidR="00C567F0" w:rsidRDefault="00C567F0" w:rsidP="00C567F0">
          <w:pPr>
            <w:rPr>
              <w:rFonts w:asciiTheme="majorHAnsi" w:eastAsiaTheme="majorEastAsia" w:hAnsiTheme="majorHAnsi" w:cstheme="majorBidi"/>
              <w:caps/>
              <w:color w:val="4F81BD" w:themeColor="accent1"/>
              <w:spacing w:val="10"/>
              <w:sz w:val="52"/>
              <w:szCs w:val="52"/>
            </w:rPr>
          </w:pPr>
        </w:p>
        <w:p w14:paraId="15CD1131" w14:textId="77777777" w:rsidR="00C567F0" w:rsidRDefault="00C567F0" w:rsidP="00C567F0">
          <w:pPr>
            <w:rPr>
              <w:rFonts w:asciiTheme="majorHAnsi" w:eastAsiaTheme="majorEastAsia" w:hAnsiTheme="majorHAnsi" w:cstheme="majorBidi"/>
              <w:caps/>
              <w:color w:val="4F81BD" w:themeColor="accent1"/>
              <w:spacing w:val="10"/>
              <w:sz w:val="52"/>
              <w:szCs w:val="52"/>
            </w:rPr>
          </w:pPr>
        </w:p>
        <w:p w14:paraId="7719441D" w14:textId="77777777" w:rsidR="00C567F0" w:rsidRDefault="00C567F0" w:rsidP="00C567F0">
          <w:pPr>
            <w:rPr>
              <w:rFonts w:asciiTheme="majorHAnsi" w:eastAsiaTheme="majorEastAsia" w:hAnsiTheme="majorHAnsi" w:cstheme="majorBidi"/>
              <w:caps/>
              <w:color w:val="4F81BD" w:themeColor="accent1"/>
              <w:spacing w:val="10"/>
              <w:sz w:val="52"/>
              <w:szCs w:val="52"/>
            </w:rPr>
          </w:pPr>
        </w:p>
        <w:p w14:paraId="1F56F909" w14:textId="77777777" w:rsidR="00C567F0" w:rsidRDefault="00C567F0" w:rsidP="00C567F0">
          <w:pPr>
            <w:rPr>
              <w:rFonts w:asciiTheme="majorHAnsi" w:eastAsiaTheme="majorEastAsia" w:hAnsiTheme="majorHAnsi" w:cstheme="majorBidi"/>
              <w:caps/>
              <w:color w:val="4F81BD" w:themeColor="accent1"/>
              <w:spacing w:val="10"/>
              <w:sz w:val="52"/>
              <w:szCs w:val="52"/>
            </w:rPr>
          </w:pPr>
        </w:p>
        <w:p w14:paraId="669C8258" w14:textId="77777777" w:rsidR="00E73756" w:rsidRPr="00C567F0" w:rsidRDefault="004442AE" w:rsidP="00C567F0">
          <w:pPr>
            <w:rPr>
              <w:rFonts w:asciiTheme="majorHAnsi" w:eastAsiaTheme="majorEastAsia" w:hAnsiTheme="majorHAnsi" w:cstheme="majorBidi"/>
              <w:caps/>
              <w:color w:val="4F81BD" w:themeColor="accent1"/>
              <w:spacing w:val="10"/>
              <w:sz w:val="52"/>
              <w:szCs w:val="52"/>
            </w:rPr>
          </w:pPr>
        </w:p>
      </w:sdtContent>
    </w:sdt>
    <w:p w14:paraId="1D414D07" w14:textId="77777777" w:rsidR="00E73756" w:rsidRDefault="00E73756" w:rsidP="00AB4599">
      <w:pPr>
        <w:pStyle w:val="Titre"/>
        <w:jc w:val="center"/>
      </w:pPr>
    </w:p>
    <w:p w14:paraId="6D34BDF6" w14:textId="77777777" w:rsidR="00AB4599" w:rsidRPr="00AB4599" w:rsidRDefault="00D06FDB" w:rsidP="00AB4599">
      <w:pPr>
        <w:pStyle w:val="Titre"/>
        <w:jc w:val="center"/>
      </w:pPr>
      <w:r w:rsidRPr="00B90619">
        <w:t>Livre Blanc Secure Swap</w:t>
      </w:r>
    </w:p>
    <w:p w14:paraId="1B687DF5" w14:textId="77777777" w:rsidR="003A1A9E" w:rsidRDefault="003A1A9E">
      <w:pPr>
        <w:rPr>
          <w:rFonts w:ascii="Arial" w:hAnsi="Arial" w:cs="Arial"/>
          <w:sz w:val="24"/>
          <w:szCs w:val="24"/>
        </w:rPr>
      </w:pPr>
      <w:r>
        <w:rPr>
          <w:rFonts w:ascii="Arial" w:hAnsi="Arial" w:cs="Arial"/>
          <w:sz w:val="24"/>
          <w:szCs w:val="24"/>
        </w:rPr>
        <w:br w:type="page"/>
      </w:r>
    </w:p>
    <w:sdt>
      <w:sdtPr>
        <w:rPr>
          <w:caps w:val="0"/>
          <w:color w:val="auto"/>
          <w:spacing w:val="0"/>
          <w:sz w:val="20"/>
          <w:szCs w:val="20"/>
        </w:rPr>
        <w:id w:val="-256367767"/>
        <w:docPartObj>
          <w:docPartGallery w:val="Table of Contents"/>
          <w:docPartUnique/>
        </w:docPartObj>
      </w:sdtPr>
      <w:sdtEndPr>
        <w:rPr>
          <w:b/>
          <w:bCs/>
          <w:noProof/>
        </w:rPr>
      </w:sdtEndPr>
      <w:sdtContent>
        <w:p w14:paraId="1AA63C73" w14:textId="0001661D" w:rsidR="00DE6D42" w:rsidRPr="00DE6D42" w:rsidRDefault="00DE6D42" w:rsidP="00DE6D42">
          <w:pPr>
            <w:pStyle w:val="En-ttedetabledesmatires"/>
          </w:pPr>
          <w:r>
            <w:t>SOMMAIRE</w:t>
          </w:r>
        </w:p>
        <w:p w14:paraId="4A60F1D1" w14:textId="7B5B627E" w:rsidR="00E66BB9" w:rsidRDefault="000A5790">
          <w:pPr>
            <w:pStyle w:val="TM1"/>
            <w:tabs>
              <w:tab w:val="right" w:leader="dot" w:pos="9062"/>
            </w:tabs>
            <w:rPr>
              <w:noProof/>
              <w:sz w:val="22"/>
              <w:szCs w:val="22"/>
              <w:lang w:eastAsia="fr-FR"/>
            </w:rPr>
          </w:pPr>
          <w:r>
            <w:rPr>
              <w:b/>
              <w:bCs/>
              <w:noProof/>
            </w:rPr>
            <w:fldChar w:fldCharType="begin"/>
          </w:r>
          <w:r>
            <w:rPr>
              <w:b/>
              <w:bCs/>
              <w:noProof/>
            </w:rPr>
            <w:instrText xml:space="preserve"> TOC \o "1-3" \h \z \u </w:instrText>
          </w:r>
          <w:r>
            <w:rPr>
              <w:b/>
              <w:bCs/>
              <w:noProof/>
            </w:rPr>
            <w:fldChar w:fldCharType="separate"/>
          </w:r>
          <w:r w:rsidR="004442AE">
            <w:rPr>
              <w:rStyle w:val="Lienhypertexte"/>
              <w:noProof/>
            </w:rPr>
            <w:fldChar w:fldCharType="begin"/>
          </w:r>
          <w:r w:rsidR="004442AE">
            <w:rPr>
              <w:rStyle w:val="Lienhypertexte"/>
              <w:noProof/>
            </w:rPr>
            <w:instrText xml:space="preserve"> HYPERLINK \l "_Toc521751082" </w:instrText>
          </w:r>
          <w:r w:rsidR="004442AE">
            <w:rPr>
              <w:rStyle w:val="Lienhypertexte"/>
              <w:noProof/>
            </w:rPr>
            <w:fldChar w:fldCharType="separate"/>
          </w:r>
          <w:r w:rsidR="00E66BB9" w:rsidRPr="00B94EAC">
            <w:rPr>
              <w:rStyle w:val="Lienhypertexte"/>
              <w:noProof/>
            </w:rPr>
            <w:t>PRÉSENTATION DE SECURE SWAP</w:t>
          </w:r>
          <w:r w:rsidR="00E66BB9">
            <w:rPr>
              <w:noProof/>
              <w:webHidden/>
            </w:rPr>
            <w:tab/>
          </w:r>
          <w:r w:rsidR="00E66BB9">
            <w:rPr>
              <w:noProof/>
              <w:webHidden/>
            </w:rPr>
            <w:fldChar w:fldCharType="begin"/>
          </w:r>
          <w:r w:rsidR="00E66BB9">
            <w:rPr>
              <w:noProof/>
              <w:webHidden/>
            </w:rPr>
            <w:instrText xml:space="preserve"> PAGEREF _Toc521751082 \h </w:instrText>
          </w:r>
          <w:r w:rsidR="00E66BB9">
            <w:rPr>
              <w:noProof/>
              <w:webHidden/>
            </w:rPr>
          </w:r>
          <w:r w:rsidR="00E66BB9">
            <w:rPr>
              <w:noProof/>
              <w:webHidden/>
            </w:rPr>
            <w:fldChar w:fldCharType="separate"/>
          </w:r>
          <w:ins w:id="1" w:author="Philippe Aubessard" w:date="2018-08-18T16:27:00Z">
            <w:r w:rsidR="001511BF">
              <w:rPr>
                <w:noProof/>
                <w:webHidden/>
              </w:rPr>
              <w:t>3</w:t>
            </w:r>
          </w:ins>
          <w:del w:id="2" w:author="Philippe Aubessard" w:date="2018-08-18T16:27:00Z">
            <w:r w:rsidR="00882278" w:rsidDel="001511BF">
              <w:rPr>
                <w:noProof/>
                <w:webHidden/>
              </w:rPr>
              <w:delText>4</w:delText>
            </w:r>
          </w:del>
          <w:r w:rsidR="00E66BB9">
            <w:rPr>
              <w:noProof/>
              <w:webHidden/>
            </w:rPr>
            <w:fldChar w:fldCharType="end"/>
          </w:r>
          <w:r w:rsidR="004442AE">
            <w:rPr>
              <w:noProof/>
            </w:rPr>
            <w:fldChar w:fldCharType="end"/>
          </w:r>
        </w:p>
        <w:p w14:paraId="0429C13D" w14:textId="340D8C9C" w:rsidR="00E66BB9" w:rsidRDefault="0067398A">
          <w:pPr>
            <w:pStyle w:val="TM2"/>
            <w:tabs>
              <w:tab w:val="right" w:leader="dot" w:pos="9062"/>
            </w:tabs>
            <w:rPr>
              <w:noProof/>
              <w:sz w:val="22"/>
              <w:szCs w:val="22"/>
              <w:lang w:eastAsia="fr-FR"/>
            </w:rPr>
          </w:pPr>
          <w:r>
            <w:rPr>
              <w:rStyle w:val="Lienhypertexte"/>
              <w:rFonts w:ascii="Arial" w:hAnsi="Arial" w:cs="Arial"/>
            </w:rPr>
            <w:fldChar w:fldCharType="begin"/>
          </w:r>
          <w:r>
            <w:rPr>
              <w:rStyle w:val="Lienhypertexte"/>
              <w:rFonts w:ascii="Arial" w:hAnsi="Arial" w:cs="Arial"/>
              <w:noProof/>
            </w:rPr>
            <w:instrText xml:space="preserve"> HYPERLINK \l "_Toc521751083" </w:instrText>
          </w:r>
          <w:r>
            <w:rPr>
              <w:rStyle w:val="Lienhypertexte"/>
              <w:rFonts w:ascii="Arial" w:hAnsi="Arial" w:cs="Arial"/>
            </w:rPr>
            <w:fldChar w:fldCharType="separate"/>
          </w:r>
          <w:r w:rsidR="00E66BB9" w:rsidRPr="00B94EAC">
            <w:rPr>
              <w:rStyle w:val="Lienhypertexte"/>
              <w:rFonts w:ascii="Arial" w:hAnsi="Arial" w:cs="Arial"/>
              <w:noProof/>
            </w:rPr>
            <w:t>R</w:t>
          </w:r>
          <w:r w:rsidR="00E66BB9" w:rsidRPr="00B94EAC">
            <w:rPr>
              <w:rStyle w:val="Lienhypertexte"/>
              <w:noProof/>
            </w:rPr>
            <w:t>ÉSUMÉ</w:t>
          </w:r>
          <w:r w:rsidR="00E66BB9">
            <w:rPr>
              <w:noProof/>
              <w:webHidden/>
            </w:rPr>
            <w:tab/>
          </w:r>
          <w:r w:rsidR="00E66BB9">
            <w:rPr>
              <w:noProof/>
              <w:webHidden/>
            </w:rPr>
            <w:fldChar w:fldCharType="begin"/>
          </w:r>
          <w:r w:rsidR="00E66BB9">
            <w:rPr>
              <w:noProof/>
              <w:webHidden/>
            </w:rPr>
            <w:instrText xml:space="preserve"> PAGEREF _Toc521751083 \h </w:instrText>
          </w:r>
          <w:r w:rsidR="00E66BB9">
            <w:rPr>
              <w:noProof/>
              <w:webHidden/>
            </w:rPr>
          </w:r>
          <w:r w:rsidR="00E66BB9">
            <w:rPr>
              <w:noProof/>
              <w:webHidden/>
            </w:rPr>
            <w:fldChar w:fldCharType="separate"/>
          </w:r>
          <w:ins w:id="3" w:author="Philippe Aubessard" w:date="2018-08-18T16:27:00Z">
            <w:r w:rsidR="001511BF">
              <w:rPr>
                <w:noProof/>
                <w:webHidden/>
              </w:rPr>
              <w:t>3</w:t>
            </w:r>
          </w:ins>
          <w:del w:id="4" w:author="Philippe Aubessard" w:date="2018-08-18T16:27:00Z">
            <w:r w:rsidR="00882278" w:rsidDel="001511BF">
              <w:rPr>
                <w:noProof/>
                <w:webHidden/>
              </w:rPr>
              <w:delText>4</w:delText>
            </w:r>
          </w:del>
          <w:r w:rsidR="00E66BB9">
            <w:rPr>
              <w:noProof/>
              <w:webHidden/>
            </w:rPr>
            <w:fldChar w:fldCharType="end"/>
          </w:r>
          <w:r>
            <w:rPr>
              <w:noProof/>
            </w:rPr>
            <w:fldChar w:fldCharType="end"/>
          </w:r>
        </w:p>
        <w:p w14:paraId="50E6F143" w14:textId="06D81278" w:rsidR="00E66BB9" w:rsidRDefault="0067398A">
          <w:pPr>
            <w:pStyle w:val="TM2"/>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"_Toc521751084" </w:instrText>
          </w:r>
          <w:r>
            <w:rPr>
              <w:rStyle w:val="Lienhypertexte"/>
            </w:rPr>
            <w:fldChar w:fldCharType="separate"/>
          </w:r>
          <w:r w:rsidR="00E66BB9" w:rsidRPr="00B94EAC">
            <w:rPr>
              <w:rStyle w:val="Lienhypertexte"/>
              <w:noProof/>
            </w:rPr>
            <w:t>POINTS FORTS</w:t>
          </w:r>
          <w:r w:rsidR="00E66BB9">
            <w:rPr>
              <w:noProof/>
              <w:webHidden/>
            </w:rPr>
            <w:tab/>
          </w:r>
          <w:r w:rsidR="00E66BB9">
            <w:rPr>
              <w:noProof/>
              <w:webHidden/>
            </w:rPr>
            <w:fldChar w:fldCharType="begin"/>
          </w:r>
          <w:r w:rsidR="00E66BB9">
            <w:rPr>
              <w:noProof/>
              <w:webHidden/>
            </w:rPr>
            <w:instrText xml:space="preserve"> PAGEREF _Toc521751084 \h </w:instrText>
          </w:r>
          <w:r w:rsidR="00E66BB9">
            <w:rPr>
              <w:noProof/>
              <w:webHidden/>
            </w:rPr>
          </w:r>
          <w:r w:rsidR="00E66BB9">
            <w:rPr>
              <w:noProof/>
              <w:webHidden/>
            </w:rPr>
            <w:fldChar w:fldCharType="separate"/>
          </w:r>
          <w:ins w:id="5" w:author="Philippe Aubessard" w:date="2018-08-18T16:27:00Z">
            <w:r w:rsidR="001511BF">
              <w:rPr>
                <w:noProof/>
                <w:webHidden/>
              </w:rPr>
              <w:t>4</w:t>
            </w:r>
          </w:ins>
          <w:del w:id="6" w:author="Philippe Aubessard" w:date="2018-08-18T16:27:00Z">
            <w:r w:rsidR="00882278" w:rsidDel="001511BF">
              <w:rPr>
                <w:noProof/>
                <w:webHidden/>
              </w:rPr>
              <w:delText>5</w:delText>
            </w:r>
          </w:del>
          <w:r w:rsidR="00E66BB9">
            <w:rPr>
              <w:noProof/>
              <w:webHidden/>
            </w:rPr>
            <w:fldChar w:fldCharType="end"/>
          </w:r>
          <w:r>
            <w:rPr>
              <w:noProof/>
            </w:rPr>
            <w:fldChar w:fldCharType="end"/>
          </w:r>
        </w:p>
        <w:p w14:paraId="46C288B5" w14:textId="2A49383F" w:rsidR="00E66BB9" w:rsidRDefault="0067398A">
          <w:pPr>
            <w:pStyle w:val="TM3"/>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"_Toc521751085" </w:instrText>
          </w:r>
          <w:r>
            <w:rPr>
              <w:rStyle w:val="Lienhypertexte"/>
            </w:rPr>
            <w:fldChar w:fldCharType="separate"/>
          </w:r>
          <w:r w:rsidR="00E66BB9" w:rsidRPr="00B94EAC">
            <w:rPr>
              <w:rStyle w:val="Lienhypertexte"/>
              <w:noProof/>
            </w:rPr>
            <w:t>SÉCURITÉ</w:t>
          </w:r>
          <w:r w:rsidR="00E66BB9">
            <w:rPr>
              <w:noProof/>
              <w:webHidden/>
            </w:rPr>
            <w:tab/>
          </w:r>
          <w:r w:rsidR="00E66BB9">
            <w:rPr>
              <w:noProof/>
              <w:webHidden/>
            </w:rPr>
            <w:fldChar w:fldCharType="begin"/>
          </w:r>
          <w:r w:rsidR="00E66BB9">
            <w:rPr>
              <w:noProof/>
              <w:webHidden/>
            </w:rPr>
            <w:instrText xml:space="preserve"> PAGEREF _Toc521751085 \h </w:instrText>
          </w:r>
          <w:r w:rsidR="00E66BB9">
            <w:rPr>
              <w:noProof/>
              <w:webHidden/>
            </w:rPr>
          </w:r>
          <w:r w:rsidR="00E66BB9">
            <w:rPr>
              <w:noProof/>
              <w:webHidden/>
            </w:rPr>
            <w:fldChar w:fldCharType="separate"/>
          </w:r>
          <w:ins w:id="7" w:author="Philippe Aubessard" w:date="2018-08-18T16:27:00Z">
            <w:r w:rsidR="001511BF">
              <w:rPr>
                <w:noProof/>
                <w:webHidden/>
              </w:rPr>
              <w:t>4</w:t>
            </w:r>
          </w:ins>
          <w:del w:id="8" w:author="Philippe Aubessard" w:date="2018-08-18T16:27:00Z">
            <w:r w:rsidR="00882278" w:rsidDel="001511BF">
              <w:rPr>
                <w:noProof/>
                <w:webHidden/>
              </w:rPr>
              <w:delText>5</w:delText>
            </w:r>
          </w:del>
          <w:r w:rsidR="00E66BB9">
            <w:rPr>
              <w:noProof/>
              <w:webHidden/>
            </w:rPr>
            <w:fldChar w:fldCharType="end"/>
          </w:r>
          <w:r>
            <w:rPr>
              <w:noProof/>
            </w:rPr>
            <w:fldChar w:fldCharType="end"/>
          </w:r>
        </w:p>
        <w:p w14:paraId="30035AC7" w14:textId="55FF9AA2" w:rsidR="00E66BB9" w:rsidRDefault="0067398A">
          <w:pPr>
            <w:pStyle w:val="TM3"/>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"_Toc521751086" </w:instrText>
          </w:r>
          <w:r>
            <w:rPr>
              <w:rStyle w:val="Lienhypertexte"/>
            </w:rPr>
            <w:fldChar w:fldCharType="separate"/>
          </w:r>
          <w:r w:rsidR="00E66BB9" w:rsidRPr="00B94EAC">
            <w:rPr>
              <w:rStyle w:val="Lienhypertexte"/>
              <w:noProof/>
            </w:rPr>
            <w:t>DISPONIBILITÉ</w:t>
          </w:r>
          <w:r w:rsidR="00E66BB9">
            <w:rPr>
              <w:noProof/>
              <w:webHidden/>
            </w:rPr>
            <w:tab/>
          </w:r>
          <w:r w:rsidR="00E66BB9">
            <w:rPr>
              <w:noProof/>
              <w:webHidden/>
            </w:rPr>
            <w:fldChar w:fldCharType="begin"/>
          </w:r>
          <w:r w:rsidR="00E66BB9">
            <w:rPr>
              <w:noProof/>
              <w:webHidden/>
            </w:rPr>
            <w:instrText xml:space="preserve"> PAGEREF _Toc521751086 \h </w:instrText>
          </w:r>
          <w:r w:rsidR="00E66BB9">
            <w:rPr>
              <w:noProof/>
              <w:webHidden/>
            </w:rPr>
          </w:r>
          <w:r w:rsidR="00E66BB9">
            <w:rPr>
              <w:noProof/>
              <w:webHidden/>
            </w:rPr>
            <w:fldChar w:fldCharType="separate"/>
          </w:r>
          <w:ins w:id="9" w:author="Philippe Aubessard" w:date="2018-08-18T16:27:00Z">
            <w:r w:rsidR="001511BF">
              <w:rPr>
                <w:noProof/>
                <w:webHidden/>
              </w:rPr>
              <w:t>4</w:t>
            </w:r>
          </w:ins>
          <w:del w:id="10" w:author="Philippe Aubessard" w:date="2018-08-18T16:27:00Z">
            <w:r w:rsidR="00882278" w:rsidDel="001511BF">
              <w:rPr>
                <w:noProof/>
                <w:webHidden/>
              </w:rPr>
              <w:delText>5</w:delText>
            </w:r>
          </w:del>
          <w:r w:rsidR="00E66BB9">
            <w:rPr>
              <w:noProof/>
              <w:webHidden/>
            </w:rPr>
            <w:fldChar w:fldCharType="end"/>
          </w:r>
          <w:r>
            <w:rPr>
              <w:noProof/>
            </w:rPr>
            <w:fldChar w:fldCharType="end"/>
          </w:r>
        </w:p>
        <w:p w14:paraId="0BBE41AA" w14:textId="49DC1936" w:rsidR="00E66BB9" w:rsidRDefault="0067398A">
          <w:pPr>
            <w:pStyle w:val="TM3"/>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"_Toc521751087" </w:instrText>
          </w:r>
          <w:r>
            <w:rPr>
              <w:rStyle w:val="Lienhypertexte"/>
            </w:rPr>
            <w:fldChar w:fldCharType="separate"/>
          </w:r>
          <w:r w:rsidR="00E66BB9" w:rsidRPr="00B94EAC">
            <w:rPr>
              <w:rStyle w:val="Lienhypertexte"/>
              <w:noProof/>
            </w:rPr>
            <w:t>UN ÉCHANGE CONTRÔLÉ ET OPÉRÉ PAR UNE COMMUNAUTÉ</w:t>
          </w:r>
          <w:r w:rsidR="00E66BB9">
            <w:rPr>
              <w:noProof/>
              <w:webHidden/>
            </w:rPr>
            <w:tab/>
          </w:r>
          <w:r w:rsidR="00E66BB9">
            <w:rPr>
              <w:noProof/>
              <w:webHidden/>
            </w:rPr>
            <w:fldChar w:fldCharType="begin"/>
          </w:r>
          <w:r w:rsidR="00E66BB9">
            <w:rPr>
              <w:noProof/>
              <w:webHidden/>
            </w:rPr>
            <w:instrText xml:space="preserve"> PAGEREF _Toc521751087 \h </w:instrText>
          </w:r>
          <w:r w:rsidR="00E66BB9">
            <w:rPr>
              <w:noProof/>
              <w:webHidden/>
            </w:rPr>
          </w:r>
          <w:r w:rsidR="00E66BB9">
            <w:rPr>
              <w:noProof/>
              <w:webHidden/>
            </w:rPr>
            <w:fldChar w:fldCharType="separate"/>
          </w:r>
          <w:ins w:id="11" w:author="Philippe Aubessard" w:date="2018-08-18T16:27:00Z">
            <w:r w:rsidR="001511BF">
              <w:rPr>
                <w:noProof/>
                <w:webHidden/>
              </w:rPr>
              <w:t>4</w:t>
            </w:r>
          </w:ins>
          <w:del w:id="12" w:author="Philippe Aubessard" w:date="2018-08-18T16:27:00Z">
            <w:r w:rsidR="00882278" w:rsidDel="001511BF">
              <w:rPr>
                <w:noProof/>
                <w:webHidden/>
              </w:rPr>
              <w:delText>5</w:delText>
            </w:r>
          </w:del>
          <w:r w:rsidR="00E66BB9">
            <w:rPr>
              <w:noProof/>
              <w:webHidden/>
            </w:rPr>
            <w:fldChar w:fldCharType="end"/>
          </w:r>
          <w:r>
            <w:rPr>
              <w:noProof/>
            </w:rPr>
            <w:fldChar w:fldCharType="end"/>
          </w:r>
        </w:p>
        <w:p w14:paraId="1CE9C12B" w14:textId="1BBFF6B9" w:rsidR="00E66BB9" w:rsidRDefault="0067398A">
          <w:pPr>
            <w:pStyle w:val="TM3"/>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"_Toc521751088" </w:instrText>
          </w:r>
          <w:r>
            <w:rPr>
              <w:rStyle w:val="Lienhypertexte"/>
            </w:rPr>
            <w:fldChar w:fldCharType="separate"/>
          </w:r>
          <w:r w:rsidR="00E66BB9" w:rsidRPr="00B94EAC">
            <w:rPr>
              <w:rStyle w:val="Lienhypertexte"/>
              <w:noProof/>
            </w:rPr>
            <w:t>UN ÉCHANGE EXTENSIBLE</w:t>
          </w:r>
          <w:r w:rsidR="00E66BB9">
            <w:rPr>
              <w:noProof/>
              <w:webHidden/>
            </w:rPr>
            <w:tab/>
          </w:r>
          <w:r w:rsidR="00E66BB9">
            <w:rPr>
              <w:noProof/>
              <w:webHidden/>
            </w:rPr>
            <w:fldChar w:fldCharType="begin"/>
          </w:r>
          <w:r w:rsidR="00E66BB9">
            <w:rPr>
              <w:noProof/>
              <w:webHidden/>
            </w:rPr>
            <w:instrText xml:space="preserve"> PAGEREF _Toc521751088 \h </w:instrText>
          </w:r>
          <w:r w:rsidR="00E66BB9">
            <w:rPr>
              <w:noProof/>
              <w:webHidden/>
            </w:rPr>
          </w:r>
          <w:r w:rsidR="00E66BB9">
            <w:rPr>
              <w:noProof/>
              <w:webHidden/>
            </w:rPr>
            <w:fldChar w:fldCharType="separate"/>
          </w:r>
          <w:ins w:id="13" w:author="Philippe Aubessard" w:date="2018-08-18T16:27:00Z">
            <w:r w:rsidR="001511BF">
              <w:rPr>
                <w:noProof/>
                <w:webHidden/>
              </w:rPr>
              <w:t>4</w:t>
            </w:r>
          </w:ins>
          <w:del w:id="14" w:author="Philippe Aubessard" w:date="2018-08-18T16:27:00Z">
            <w:r w:rsidR="00882278" w:rsidDel="001511BF">
              <w:rPr>
                <w:noProof/>
                <w:webHidden/>
              </w:rPr>
              <w:delText>5</w:delText>
            </w:r>
          </w:del>
          <w:r w:rsidR="00E66BB9">
            <w:rPr>
              <w:noProof/>
              <w:webHidden/>
            </w:rPr>
            <w:fldChar w:fldCharType="end"/>
          </w:r>
          <w:r>
            <w:rPr>
              <w:noProof/>
            </w:rPr>
            <w:fldChar w:fldCharType="end"/>
          </w:r>
        </w:p>
        <w:p w14:paraId="4EA4611E" w14:textId="2E68E356" w:rsidR="00E66BB9" w:rsidRDefault="0067398A">
          <w:pPr>
            <w:pStyle w:val="TM3"/>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"_Toc521751089" </w:instrText>
          </w:r>
          <w:r>
            <w:rPr>
              <w:rStyle w:val="Lienhypertexte"/>
            </w:rPr>
            <w:fldChar w:fldCharType="separate"/>
          </w:r>
          <w:r w:rsidR="00E66BB9" w:rsidRPr="00B94EAC">
            <w:rPr>
              <w:rStyle w:val="Lienhypertexte"/>
              <w:noProof/>
            </w:rPr>
            <w:t>UNE SOURCE DE REVENU POUR CEUX QUI SUPPORTENT SON FONCTIONNEMENT</w:t>
          </w:r>
          <w:r w:rsidR="00E66BB9">
            <w:rPr>
              <w:noProof/>
              <w:webHidden/>
            </w:rPr>
            <w:tab/>
          </w:r>
          <w:r w:rsidR="00E66BB9">
            <w:rPr>
              <w:noProof/>
              <w:webHidden/>
            </w:rPr>
            <w:fldChar w:fldCharType="begin"/>
          </w:r>
          <w:r w:rsidR="00E66BB9">
            <w:rPr>
              <w:noProof/>
              <w:webHidden/>
            </w:rPr>
            <w:instrText xml:space="preserve"> PAGEREF _Toc521751089 \h </w:instrText>
          </w:r>
          <w:r w:rsidR="00E66BB9">
            <w:rPr>
              <w:noProof/>
              <w:webHidden/>
            </w:rPr>
          </w:r>
          <w:r w:rsidR="00E66BB9">
            <w:rPr>
              <w:noProof/>
              <w:webHidden/>
            </w:rPr>
            <w:fldChar w:fldCharType="separate"/>
          </w:r>
          <w:ins w:id="15" w:author="Philippe Aubessard" w:date="2018-08-18T16:27:00Z">
            <w:r w:rsidR="001511BF">
              <w:rPr>
                <w:noProof/>
                <w:webHidden/>
              </w:rPr>
              <w:t>4</w:t>
            </w:r>
          </w:ins>
          <w:del w:id="16" w:author="Philippe Aubessard" w:date="2018-08-18T16:27:00Z">
            <w:r w:rsidR="00882278" w:rsidDel="001511BF">
              <w:rPr>
                <w:noProof/>
                <w:webHidden/>
              </w:rPr>
              <w:delText>5</w:delText>
            </w:r>
          </w:del>
          <w:r w:rsidR="00E66BB9">
            <w:rPr>
              <w:noProof/>
              <w:webHidden/>
            </w:rPr>
            <w:fldChar w:fldCharType="end"/>
          </w:r>
          <w:r>
            <w:rPr>
              <w:noProof/>
            </w:rPr>
            <w:fldChar w:fldCharType="end"/>
          </w:r>
        </w:p>
        <w:p w14:paraId="132E9537" w14:textId="08E622B4" w:rsidR="00E66BB9" w:rsidRDefault="0067398A">
          <w:pPr>
            <w:pStyle w:val="TM3"/>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"_Toc521751090" </w:instrText>
          </w:r>
          <w:r>
            <w:rPr>
              <w:rStyle w:val="Lienhypertexte"/>
            </w:rPr>
            <w:fldChar w:fldCharType="separate"/>
          </w:r>
          <w:r w:rsidR="00E66BB9" w:rsidRPr="00B94EAC">
            <w:rPr>
              <w:rStyle w:val="Lienhypertexte"/>
              <w:noProof/>
            </w:rPr>
            <w:t>UN ÉCHANGEUR MONDIAL</w:t>
          </w:r>
          <w:r w:rsidR="00E66BB9">
            <w:rPr>
              <w:noProof/>
              <w:webHidden/>
            </w:rPr>
            <w:tab/>
          </w:r>
          <w:r w:rsidR="00E66BB9">
            <w:rPr>
              <w:noProof/>
              <w:webHidden/>
            </w:rPr>
            <w:fldChar w:fldCharType="begin"/>
          </w:r>
          <w:r w:rsidR="00E66BB9">
            <w:rPr>
              <w:noProof/>
              <w:webHidden/>
            </w:rPr>
            <w:instrText xml:space="preserve"> PAGEREF _Toc521751090 \h </w:instrText>
          </w:r>
          <w:r w:rsidR="00E66BB9">
            <w:rPr>
              <w:noProof/>
              <w:webHidden/>
            </w:rPr>
          </w:r>
          <w:r w:rsidR="00E66BB9">
            <w:rPr>
              <w:noProof/>
              <w:webHidden/>
            </w:rPr>
            <w:fldChar w:fldCharType="separate"/>
          </w:r>
          <w:ins w:id="17" w:author="Philippe Aubessard" w:date="2018-08-18T16:27:00Z">
            <w:r w:rsidR="001511BF">
              <w:rPr>
                <w:noProof/>
                <w:webHidden/>
              </w:rPr>
              <w:t>4</w:t>
            </w:r>
          </w:ins>
          <w:del w:id="18" w:author="Philippe Aubessard" w:date="2018-08-18T16:27:00Z">
            <w:r w:rsidR="00882278" w:rsidDel="001511BF">
              <w:rPr>
                <w:noProof/>
                <w:webHidden/>
              </w:rPr>
              <w:delText>5</w:delText>
            </w:r>
          </w:del>
          <w:r w:rsidR="00E66BB9">
            <w:rPr>
              <w:noProof/>
              <w:webHidden/>
            </w:rPr>
            <w:fldChar w:fldCharType="end"/>
          </w:r>
          <w:r>
            <w:rPr>
              <w:noProof/>
            </w:rPr>
            <w:fldChar w:fldCharType="end"/>
          </w:r>
        </w:p>
        <w:p w14:paraId="7D1F263C" w14:textId="7FCDF94D" w:rsidR="00E66BB9" w:rsidRDefault="0067398A">
          <w:pPr>
            <w:pStyle w:val="TM1"/>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"_Toc521751091" </w:instrText>
          </w:r>
          <w:r>
            <w:rPr>
              <w:rStyle w:val="Lienhypertexte"/>
            </w:rPr>
            <w:fldChar w:fldCharType="separate"/>
          </w:r>
          <w:r w:rsidR="00E66BB9" w:rsidRPr="00B94EAC">
            <w:rPr>
              <w:rStyle w:val="Lienhypertexte"/>
              <w:noProof/>
            </w:rPr>
            <w:t>ÉTAT DU MARCHÉ</w:t>
          </w:r>
          <w:r w:rsidR="00E66BB9">
            <w:rPr>
              <w:noProof/>
              <w:webHidden/>
            </w:rPr>
            <w:tab/>
          </w:r>
          <w:r w:rsidR="00E66BB9">
            <w:rPr>
              <w:noProof/>
              <w:webHidden/>
            </w:rPr>
            <w:fldChar w:fldCharType="begin"/>
          </w:r>
          <w:r w:rsidR="00E66BB9">
            <w:rPr>
              <w:noProof/>
              <w:webHidden/>
            </w:rPr>
            <w:instrText xml:space="preserve"> PAGEREF _Toc521751091 \h </w:instrText>
          </w:r>
          <w:r w:rsidR="00E66BB9">
            <w:rPr>
              <w:noProof/>
              <w:webHidden/>
            </w:rPr>
          </w:r>
          <w:r w:rsidR="00E66BB9">
            <w:rPr>
              <w:noProof/>
              <w:webHidden/>
            </w:rPr>
            <w:fldChar w:fldCharType="separate"/>
          </w:r>
          <w:ins w:id="19" w:author="Philippe Aubessard" w:date="2018-08-18T16:27:00Z">
            <w:r w:rsidR="001511BF">
              <w:rPr>
                <w:noProof/>
                <w:webHidden/>
              </w:rPr>
              <w:t>5</w:t>
            </w:r>
          </w:ins>
          <w:del w:id="20" w:author="Philippe Aubessard" w:date="2018-08-18T16:27:00Z">
            <w:r w:rsidR="00882278" w:rsidDel="001511BF">
              <w:rPr>
                <w:noProof/>
                <w:webHidden/>
              </w:rPr>
              <w:delText>6</w:delText>
            </w:r>
          </w:del>
          <w:r w:rsidR="00E66BB9">
            <w:rPr>
              <w:noProof/>
              <w:webHidden/>
            </w:rPr>
            <w:fldChar w:fldCharType="end"/>
          </w:r>
          <w:r>
            <w:rPr>
              <w:noProof/>
            </w:rPr>
            <w:fldChar w:fldCharType="end"/>
          </w:r>
        </w:p>
        <w:p w14:paraId="2F0AC209" w14:textId="1BE1FBBB" w:rsidR="00E66BB9" w:rsidRDefault="0067398A">
          <w:pPr>
            <w:pStyle w:val="TM3"/>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"_Toc521751092" </w:instrText>
          </w:r>
          <w:r>
            <w:rPr>
              <w:rStyle w:val="Lienhypertexte"/>
            </w:rPr>
            <w:fldChar w:fldCharType="separate"/>
          </w:r>
          <w:r w:rsidR="00E66BB9" w:rsidRPr="00B94EAC">
            <w:rPr>
              <w:rStyle w:val="Lienhypertexte"/>
              <w:noProof/>
            </w:rPr>
            <w:t>ÉCHANGEURS CENTRALISÉS</w:t>
          </w:r>
          <w:r w:rsidR="00E66BB9">
            <w:rPr>
              <w:noProof/>
              <w:webHidden/>
            </w:rPr>
            <w:tab/>
          </w:r>
          <w:r w:rsidR="00E66BB9">
            <w:rPr>
              <w:noProof/>
              <w:webHidden/>
            </w:rPr>
            <w:fldChar w:fldCharType="begin"/>
          </w:r>
          <w:r w:rsidR="00E66BB9">
            <w:rPr>
              <w:noProof/>
              <w:webHidden/>
            </w:rPr>
            <w:instrText xml:space="preserve"> PAGEREF _Toc521751092 \h </w:instrText>
          </w:r>
          <w:r w:rsidR="00E66BB9">
            <w:rPr>
              <w:noProof/>
              <w:webHidden/>
            </w:rPr>
          </w:r>
          <w:r w:rsidR="00E66BB9">
            <w:rPr>
              <w:noProof/>
              <w:webHidden/>
            </w:rPr>
            <w:fldChar w:fldCharType="separate"/>
          </w:r>
          <w:ins w:id="21" w:author="Philippe Aubessard" w:date="2018-08-18T16:27:00Z">
            <w:r w:rsidR="001511BF">
              <w:rPr>
                <w:noProof/>
                <w:webHidden/>
              </w:rPr>
              <w:t>5</w:t>
            </w:r>
          </w:ins>
          <w:del w:id="22" w:author="Philippe Aubessard" w:date="2018-08-18T16:27:00Z">
            <w:r w:rsidR="00882278" w:rsidDel="001511BF">
              <w:rPr>
                <w:noProof/>
                <w:webHidden/>
              </w:rPr>
              <w:delText>6</w:delText>
            </w:r>
          </w:del>
          <w:r w:rsidR="00E66BB9">
            <w:rPr>
              <w:noProof/>
              <w:webHidden/>
            </w:rPr>
            <w:fldChar w:fldCharType="end"/>
          </w:r>
          <w:r>
            <w:rPr>
              <w:noProof/>
            </w:rPr>
            <w:fldChar w:fldCharType="end"/>
          </w:r>
        </w:p>
        <w:p w14:paraId="4AC29F06" w14:textId="4782F90B" w:rsidR="00E66BB9" w:rsidRDefault="0067398A">
          <w:pPr>
            <w:pStyle w:val="TM3"/>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"_Toc521751093" </w:instrText>
          </w:r>
          <w:r>
            <w:rPr>
              <w:rStyle w:val="Lienhypertexte"/>
            </w:rPr>
            <w:fldChar w:fldCharType="separate"/>
          </w:r>
          <w:r w:rsidR="00E66BB9" w:rsidRPr="00B94EAC">
            <w:rPr>
              <w:rStyle w:val="Lienhypertexte"/>
              <w:noProof/>
            </w:rPr>
            <w:t>ÉCHANGEURS DÉCENTRALISÉS</w:t>
          </w:r>
          <w:r w:rsidR="00E66BB9">
            <w:rPr>
              <w:noProof/>
              <w:webHidden/>
            </w:rPr>
            <w:tab/>
          </w:r>
          <w:r w:rsidR="00E66BB9">
            <w:rPr>
              <w:noProof/>
              <w:webHidden/>
            </w:rPr>
            <w:fldChar w:fldCharType="begin"/>
          </w:r>
          <w:r w:rsidR="00E66BB9">
            <w:rPr>
              <w:noProof/>
              <w:webHidden/>
            </w:rPr>
            <w:instrText xml:space="preserve"> PAGEREF _Toc521751093 \h </w:instrText>
          </w:r>
          <w:r w:rsidR="00E66BB9">
            <w:rPr>
              <w:noProof/>
              <w:webHidden/>
            </w:rPr>
          </w:r>
          <w:r w:rsidR="00E66BB9">
            <w:rPr>
              <w:noProof/>
              <w:webHidden/>
            </w:rPr>
            <w:fldChar w:fldCharType="separate"/>
          </w:r>
          <w:ins w:id="23" w:author="Philippe Aubessard" w:date="2018-08-18T16:27:00Z">
            <w:r w:rsidR="001511BF">
              <w:rPr>
                <w:noProof/>
                <w:webHidden/>
              </w:rPr>
              <w:t>5</w:t>
            </w:r>
          </w:ins>
          <w:del w:id="24" w:author="Philippe Aubessard" w:date="2018-08-18T16:27:00Z">
            <w:r w:rsidR="00882278" w:rsidDel="001511BF">
              <w:rPr>
                <w:noProof/>
                <w:webHidden/>
              </w:rPr>
              <w:delText>6</w:delText>
            </w:r>
          </w:del>
          <w:r w:rsidR="00E66BB9">
            <w:rPr>
              <w:noProof/>
              <w:webHidden/>
            </w:rPr>
            <w:fldChar w:fldCharType="end"/>
          </w:r>
          <w:r>
            <w:rPr>
              <w:noProof/>
            </w:rPr>
            <w:fldChar w:fldCharType="end"/>
          </w:r>
        </w:p>
        <w:p w14:paraId="275B7529" w14:textId="0698F91C" w:rsidR="00E66BB9" w:rsidRDefault="0067398A">
          <w:pPr>
            <w:pStyle w:val="TM3"/>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"_Toc521751094" </w:instrText>
          </w:r>
          <w:r>
            <w:rPr>
              <w:rStyle w:val="Lienhypertexte"/>
            </w:rPr>
            <w:fldChar w:fldCharType="separate"/>
          </w:r>
          <w:r w:rsidR="00E66BB9" w:rsidRPr="00B94EAC">
            <w:rPr>
              <w:rStyle w:val="Lienhypertexte"/>
              <w:noProof/>
            </w:rPr>
            <w:t>AUTRES ASPECTS</w:t>
          </w:r>
          <w:r w:rsidR="00E66BB9">
            <w:rPr>
              <w:noProof/>
              <w:webHidden/>
            </w:rPr>
            <w:tab/>
          </w:r>
          <w:r w:rsidR="00E66BB9">
            <w:rPr>
              <w:noProof/>
              <w:webHidden/>
            </w:rPr>
            <w:fldChar w:fldCharType="begin"/>
          </w:r>
          <w:r w:rsidR="00E66BB9">
            <w:rPr>
              <w:noProof/>
              <w:webHidden/>
            </w:rPr>
            <w:instrText xml:space="preserve"> PAGEREF _Toc521751094 \h </w:instrText>
          </w:r>
          <w:r w:rsidR="00E66BB9">
            <w:rPr>
              <w:noProof/>
              <w:webHidden/>
            </w:rPr>
          </w:r>
          <w:r w:rsidR="00E66BB9">
            <w:rPr>
              <w:noProof/>
              <w:webHidden/>
            </w:rPr>
            <w:fldChar w:fldCharType="separate"/>
          </w:r>
          <w:ins w:id="25" w:author="Philippe Aubessard" w:date="2018-08-18T16:27:00Z">
            <w:r w:rsidR="001511BF">
              <w:rPr>
                <w:noProof/>
                <w:webHidden/>
              </w:rPr>
              <w:t>6</w:t>
            </w:r>
          </w:ins>
          <w:del w:id="26" w:author="Philippe Aubessard" w:date="2018-08-18T16:27:00Z">
            <w:r w:rsidR="00882278" w:rsidDel="001511BF">
              <w:rPr>
                <w:noProof/>
                <w:webHidden/>
              </w:rPr>
              <w:delText>7</w:delText>
            </w:r>
          </w:del>
          <w:r w:rsidR="00E66BB9">
            <w:rPr>
              <w:noProof/>
              <w:webHidden/>
            </w:rPr>
            <w:fldChar w:fldCharType="end"/>
          </w:r>
          <w:r>
            <w:rPr>
              <w:noProof/>
            </w:rPr>
            <w:fldChar w:fldCharType="end"/>
          </w:r>
        </w:p>
        <w:p w14:paraId="7AAA6069" w14:textId="3599600B" w:rsidR="00E66BB9" w:rsidRDefault="0067398A">
          <w:pPr>
            <w:pStyle w:val="TM2"/>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"_Toc521751095" </w:instrText>
          </w:r>
          <w:r>
            <w:rPr>
              <w:rStyle w:val="Lienhypertexte"/>
            </w:rPr>
            <w:fldChar w:fldCharType="separate"/>
          </w:r>
          <w:r w:rsidR="00E66BB9" w:rsidRPr="00B94EAC">
            <w:rPr>
              <w:rStyle w:val="Lienhypertexte"/>
              <w:noProof/>
            </w:rPr>
            <w:t>SOLUTIONS APPORTÉES PAR SECURE SWAP</w:t>
          </w:r>
          <w:r w:rsidR="00E66BB9">
            <w:rPr>
              <w:noProof/>
              <w:webHidden/>
            </w:rPr>
            <w:tab/>
          </w:r>
          <w:r w:rsidR="00E66BB9">
            <w:rPr>
              <w:noProof/>
              <w:webHidden/>
            </w:rPr>
            <w:fldChar w:fldCharType="begin"/>
          </w:r>
          <w:r w:rsidR="00E66BB9">
            <w:rPr>
              <w:noProof/>
              <w:webHidden/>
            </w:rPr>
            <w:instrText xml:space="preserve"> PAGEREF _Toc521751095 \h </w:instrText>
          </w:r>
          <w:r w:rsidR="00E66BB9">
            <w:rPr>
              <w:noProof/>
              <w:webHidden/>
            </w:rPr>
          </w:r>
          <w:r w:rsidR="00E66BB9">
            <w:rPr>
              <w:noProof/>
              <w:webHidden/>
            </w:rPr>
            <w:fldChar w:fldCharType="separate"/>
          </w:r>
          <w:ins w:id="27" w:author="Philippe Aubessard" w:date="2018-08-18T16:27:00Z">
            <w:r w:rsidR="001511BF">
              <w:rPr>
                <w:noProof/>
                <w:webHidden/>
              </w:rPr>
              <w:t>7</w:t>
            </w:r>
          </w:ins>
          <w:del w:id="28" w:author="Philippe Aubessard" w:date="2018-08-18T16:27:00Z">
            <w:r w:rsidR="00882278" w:rsidDel="001511BF">
              <w:rPr>
                <w:noProof/>
                <w:webHidden/>
              </w:rPr>
              <w:delText>8</w:delText>
            </w:r>
          </w:del>
          <w:r w:rsidR="00E66BB9">
            <w:rPr>
              <w:noProof/>
              <w:webHidden/>
            </w:rPr>
            <w:fldChar w:fldCharType="end"/>
          </w:r>
          <w:r>
            <w:rPr>
              <w:noProof/>
            </w:rPr>
            <w:fldChar w:fldCharType="end"/>
          </w:r>
        </w:p>
        <w:p w14:paraId="75419706" w14:textId="58065AAA" w:rsidR="00E66BB9" w:rsidRDefault="0067398A">
          <w:pPr>
            <w:pStyle w:val="TM3"/>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"_Toc521751096" </w:instrText>
          </w:r>
          <w:r>
            <w:rPr>
              <w:rStyle w:val="Lienhypertexte"/>
            </w:rPr>
            <w:fldChar w:fldCharType="separate"/>
          </w:r>
          <w:r w:rsidR="00E66BB9" w:rsidRPr="00B94EAC">
            <w:rPr>
              <w:rStyle w:val="Lienhypertexte"/>
              <w:noProof/>
            </w:rPr>
            <w:t>UNE PLATEFORME D’ÉCHANGE DÉCENTRALISÉE, MODULAIRE, OUVERTE ET COMMUNAUTAIRE</w:t>
          </w:r>
          <w:r w:rsidR="00E66BB9">
            <w:rPr>
              <w:noProof/>
              <w:webHidden/>
            </w:rPr>
            <w:tab/>
          </w:r>
          <w:r w:rsidR="00E66BB9">
            <w:rPr>
              <w:noProof/>
              <w:webHidden/>
            </w:rPr>
            <w:fldChar w:fldCharType="begin"/>
          </w:r>
          <w:r w:rsidR="00E66BB9">
            <w:rPr>
              <w:noProof/>
              <w:webHidden/>
            </w:rPr>
            <w:instrText xml:space="preserve"> PAGEREF _Toc521751096 \h </w:instrText>
          </w:r>
          <w:r w:rsidR="00E66BB9">
            <w:rPr>
              <w:noProof/>
              <w:webHidden/>
            </w:rPr>
          </w:r>
          <w:r w:rsidR="00E66BB9">
            <w:rPr>
              <w:noProof/>
              <w:webHidden/>
            </w:rPr>
            <w:fldChar w:fldCharType="separate"/>
          </w:r>
          <w:ins w:id="29" w:author="Philippe Aubessard" w:date="2018-08-18T16:27:00Z">
            <w:r w:rsidR="001511BF">
              <w:rPr>
                <w:noProof/>
                <w:webHidden/>
              </w:rPr>
              <w:t>7</w:t>
            </w:r>
          </w:ins>
          <w:del w:id="30" w:author="Philippe Aubessard" w:date="2018-08-18T16:27:00Z">
            <w:r w:rsidR="00882278" w:rsidDel="001511BF">
              <w:rPr>
                <w:noProof/>
                <w:webHidden/>
              </w:rPr>
              <w:delText>8</w:delText>
            </w:r>
          </w:del>
          <w:r w:rsidR="00E66BB9">
            <w:rPr>
              <w:noProof/>
              <w:webHidden/>
            </w:rPr>
            <w:fldChar w:fldCharType="end"/>
          </w:r>
          <w:r>
            <w:rPr>
              <w:noProof/>
            </w:rPr>
            <w:fldChar w:fldCharType="end"/>
          </w:r>
        </w:p>
        <w:p w14:paraId="704BBD2F" w14:textId="06D10F57" w:rsidR="00E66BB9" w:rsidRDefault="0067398A">
          <w:pPr>
            <w:pStyle w:val="TM1"/>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"_Toc521751097" </w:instrText>
          </w:r>
          <w:r>
            <w:rPr>
              <w:rStyle w:val="Lienhypertexte"/>
            </w:rPr>
            <w:fldChar w:fldCharType="separate"/>
          </w:r>
          <w:r w:rsidR="00E66BB9" w:rsidRPr="00B94EAC">
            <w:rPr>
              <w:rStyle w:val="Lienhypertexte"/>
              <w:noProof/>
            </w:rPr>
            <w:t>ARCHITECTURE ET FONCTIONNEMENT DE L’ÉCHANGEUR</w:t>
          </w:r>
          <w:r w:rsidR="00E66BB9">
            <w:rPr>
              <w:noProof/>
              <w:webHidden/>
            </w:rPr>
            <w:tab/>
          </w:r>
          <w:r w:rsidR="00E66BB9">
            <w:rPr>
              <w:noProof/>
              <w:webHidden/>
            </w:rPr>
            <w:fldChar w:fldCharType="begin"/>
          </w:r>
          <w:r w:rsidR="00E66BB9">
            <w:rPr>
              <w:noProof/>
              <w:webHidden/>
            </w:rPr>
            <w:instrText xml:space="preserve"> PAGEREF _Toc521751097 \h </w:instrText>
          </w:r>
          <w:r w:rsidR="00E66BB9">
            <w:rPr>
              <w:noProof/>
              <w:webHidden/>
            </w:rPr>
          </w:r>
          <w:r w:rsidR="00E66BB9">
            <w:rPr>
              <w:noProof/>
              <w:webHidden/>
            </w:rPr>
            <w:fldChar w:fldCharType="separate"/>
          </w:r>
          <w:ins w:id="31" w:author="Philippe Aubessard" w:date="2018-08-18T16:27:00Z">
            <w:r w:rsidR="001511BF">
              <w:rPr>
                <w:noProof/>
                <w:webHidden/>
              </w:rPr>
              <w:t>9</w:t>
            </w:r>
          </w:ins>
          <w:del w:id="32" w:author="Philippe Aubessard" w:date="2018-08-18T16:27:00Z">
            <w:r w:rsidR="00882278" w:rsidDel="001511BF">
              <w:rPr>
                <w:noProof/>
                <w:webHidden/>
              </w:rPr>
              <w:delText>10</w:delText>
            </w:r>
          </w:del>
          <w:r w:rsidR="00E66BB9">
            <w:rPr>
              <w:noProof/>
              <w:webHidden/>
            </w:rPr>
            <w:fldChar w:fldCharType="end"/>
          </w:r>
          <w:r>
            <w:rPr>
              <w:noProof/>
            </w:rPr>
            <w:fldChar w:fldCharType="end"/>
          </w:r>
        </w:p>
        <w:p w14:paraId="24A5A598" w14:textId="1D463F72" w:rsidR="00E66BB9" w:rsidRDefault="0067398A">
          <w:pPr>
            <w:pStyle w:val="TM1"/>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"_Toc521751098" </w:instrText>
          </w:r>
          <w:r>
            <w:rPr>
              <w:rStyle w:val="Lienhypertexte"/>
            </w:rPr>
            <w:fldChar w:fldCharType="separate"/>
          </w:r>
          <w:r w:rsidR="00E66BB9" w:rsidRPr="00B94EAC">
            <w:rPr>
              <w:rStyle w:val="Lienhypertexte"/>
              <w:noProof/>
            </w:rPr>
            <w:t>ASPECT FINANCIER DU TOKEN</w:t>
          </w:r>
          <w:r w:rsidR="00E66BB9">
            <w:rPr>
              <w:noProof/>
              <w:webHidden/>
            </w:rPr>
            <w:tab/>
          </w:r>
          <w:r w:rsidR="00E66BB9">
            <w:rPr>
              <w:noProof/>
              <w:webHidden/>
            </w:rPr>
            <w:fldChar w:fldCharType="begin"/>
          </w:r>
          <w:r w:rsidR="00E66BB9">
            <w:rPr>
              <w:noProof/>
              <w:webHidden/>
            </w:rPr>
            <w:instrText xml:space="preserve"> PAGEREF _Toc521751098 \h </w:instrText>
          </w:r>
          <w:r w:rsidR="00E66BB9">
            <w:rPr>
              <w:noProof/>
              <w:webHidden/>
            </w:rPr>
          </w:r>
          <w:r w:rsidR="00E66BB9">
            <w:rPr>
              <w:noProof/>
              <w:webHidden/>
            </w:rPr>
            <w:fldChar w:fldCharType="separate"/>
          </w:r>
          <w:ins w:id="33" w:author="Philippe Aubessard" w:date="2018-08-18T16:27:00Z">
            <w:r w:rsidR="001511BF">
              <w:rPr>
                <w:noProof/>
                <w:webHidden/>
              </w:rPr>
              <w:t>10</w:t>
            </w:r>
          </w:ins>
          <w:del w:id="34" w:author="Philippe Aubessard" w:date="2018-08-18T16:27:00Z">
            <w:r w:rsidR="00882278" w:rsidDel="001511BF">
              <w:rPr>
                <w:noProof/>
                <w:webHidden/>
              </w:rPr>
              <w:delText>11</w:delText>
            </w:r>
          </w:del>
          <w:r w:rsidR="00E66BB9">
            <w:rPr>
              <w:noProof/>
              <w:webHidden/>
            </w:rPr>
            <w:fldChar w:fldCharType="end"/>
          </w:r>
          <w:r>
            <w:rPr>
              <w:noProof/>
            </w:rPr>
            <w:fldChar w:fldCharType="end"/>
          </w:r>
        </w:p>
        <w:p w14:paraId="01CE72E4" w14:textId="2AFCACCA" w:rsidR="00E66BB9" w:rsidRDefault="0067398A">
          <w:pPr>
            <w:pStyle w:val="TM2"/>
            <w:tabs>
              <w:tab w:val="right" w:leader="dot" w:pos="9062"/>
            </w:tabs>
            <w:rPr>
              <w:noProof/>
              <w:sz w:val="22"/>
              <w:szCs w:val="22"/>
              <w:lang w:eastAsia="fr-FR"/>
            </w:rPr>
          </w:pPr>
          <w:r>
            <w:rPr>
              <w:rStyle w:val="Lienhypertexte"/>
              <w:rFonts w:cstheme="minorHAnsi"/>
            </w:rPr>
            <w:fldChar w:fldCharType="begin"/>
          </w:r>
          <w:r>
            <w:rPr>
              <w:rStyle w:val="Lienhypertexte"/>
              <w:rFonts w:cstheme="minorHAnsi"/>
              <w:noProof/>
            </w:rPr>
            <w:instrText xml:space="preserve"> HYPERLINK \l "_Toc521751099" </w:instrText>
          </w:r>
          <w:r>
            <w:rPr>
              <w:rStyle w:val="Lienhypertexte"/>
              <w:rFonts w:cstheme="minorHAnsi"/>
            </w:rPr>
            <w:fldChar w:fldCharType="separate"/>
          </w:r>
          <w:r w:rsidR="00E66BB9" w:rsidRPr="00B94EAC">
            <w:rPr>
              <w:rStyle w:val="Lienhypertexte"/>
              <w:rFonts w:cstheme="minorHAnsi"/>
              <w:noProof/>
            </w:rPr>
            <w:t>DONN</w:t>
          </w:r>
          <w:r w:rsidR="00E66BB9" w:rsidRPr="00B94EAC">
            <w:rPr>
              <w:rStyle w:val="Lienhypertexte"/>
              <w:noProof/>
            </w:rPr>
            <w:t>ÉES UTILISÉES POUR CETTE PROJECTION</w:t>
          </w:r>
          <w:r w:rsidR="00E66BB9">
            <w:rPr>
              <w:noProof/>
              <w:webHidden/>
            </w:rPr>
            <w:tab/>
          </w:r>
          <w:r w:rsidR="00E66BB9">
            <w:rPr>
              <w:noProof/>
              <w:webHidden/>
            </w:rPr>
            <w:fldChar w:fldCharType="begin"/>
          </w:r>
          <w:r w:rsidR="00E66BB9">
            <w:rPr>
              <w:noProof/>
              <w:webHidden/>
            </w:rPr>
            <w:instrText xml:space="preserve"> PAGEREF _Toc521751099 \h </w:instrText>
          </w:r>
          <w:r w:rsidR="00E66BB9">
            <w:rPr>
              <w:noProof/>
              <w:webHidden/>
            </w:rPr>
          </w:r>
          <w:r w:rsidR="00E66BB9">
            <w:rPr>
              <w:noProof/>
              <w:webHidden/>
            </w:rPr>
            <w:fldChar w:fldCharType="separate"/>
          </w:r>
          <w:ins w:id="35" w:author="Philippe Aubessard" w:date="2018-08-18T16:27:00Z">
            <w:r w:rsidR="001511BF">
              <w:rPr>
                <w:noProof/>
                <w:webHidden/>
              </w:rPr>
              <w:t>10</w:t>
            </w:r>
          </w:ins>
          <w:del w:id="36" w:author="Philippe Aubessard" w:date="2018-08-18T16:27:00Z">
            <w:r w:rsidR="00882278" w:rsidDel="001511BF">
              <w:rPr>
                <w:noProof/>
                <w:webHidden/>
              </w:rPr>
              <w:delText>11</w:delText>
            </w:r>
          </w:del>
          <w:r w:rsidR="00E66BB9">
            <w:rPr>
              <w:noProof/>
              <w:webHidden/>
            </w:rPr>
            <w:fldChar w:fldCharType="end"/>
          </w:r>
          <w:r>
            <w:rPr>
              <w:noProof/>
            </w:rPr>
            <w:fldChar w:fldCharType="end"/>
          </w:r>
        </w:p>
        <w:p w14:paraId="681A50EB" w14:textId="3A7D99F3" w:rsidR="00E66BB9" w:rsidRDefault="0067398A">
          <w:pPr>
            <w:pStyle w:val="TM2"/>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"_Toc521751100" </w:instrText>
          </w:r>
          <w:r>
            <w:rPr>
              <w:rStyle w:val="Lienhypertexte"/>
            </w:rPr>
            <w:fldChar w:fldCharType="separate"/>
          </w:r>
          <w:r w:rsidR="00E66BB9" w:rsidRPr="00B94EAC">
            <w:rPr>
              <w:rStyle w:val="Lienhypertexte"/>
              <w:noProof/>
            </w:rPr>
            <w:t>PROJECTION DE LA RENTABILITE D’INVESTISSEMENT DANS LE TOKEN SSW</w:t>
          </w:r>
          <w:r w:rsidR="00E66BB9">
            <w:rPr>
              <w:noProof/>
              <w:webHidden/>
            </w:rPr>
            <w:tab/>
          </w:r>
          <w:r w:rsidR="00E66BB9">
            <w:rPr>
              <w:noProof/>
              <w:webHidden/>
            </w:rPr>
            <w:fldChar w:fldCharType="begin"/>
          </w:r>
          <w:r w:rsidR="00E66BB9">
            <w:rPr>
              <w:noProof/>
              <w:webHidden/>
            </w:rPr>
            <w:instrText xml:space="preserve"> PAGEREF _Toc521751100 \h </w:instrText>
          </w:r>
          <w:r w:rsidR="00E66BB9">
            <w:rPr>
              <w:noProof/>
              <w:webHidden/>
            </w:rPr>
          </w:r>
          <w:r w:rsidR="00E66BB9">
            <w:rPr>
              <w:noProof/>
              <w:webHidden/>
            </w:rPr>
            <w:fldChar w:fldCharType="separate"/>
          </w:r>
          <w:ins w:id="37" w:author="Philippe Aubessard" w:date="2018-08-18T16:27:00Z">
            <w:r w:rsidR="001511BF">
              <w:rPr>
                <w:noProof/>
                <w:webHidden/>
              </w:rPr>
              <w:t>11</w:t>
            </w:r>
          </w:ins>
          <w:del w:id="38" w:author="Philippe Aubessard" w:date="2018-08-18T16:27:00Z">
            <w:r w:rsidR="00882278" w:rsidDel="001511BF">
              <w:rPr>
                <w:noProof/>
                <w:webHidden/>
              </w:rPr>
              <w:delText>12</w:delText>
            </w:r>
          </w:del>
          <w:r w:rsidR="00E66BB9">
            <w:rPr>
              <w:noProof/>
              <w:webHidden/>
            </w:rPr>
            <w:fldChar w:fldCharType="end"/>
          </w:r>
          <w:r>
            <w:rPr>
              <w:noProof/>
            </w:rPr>
            <w:fldChar w:fldCharType="end"/>
          </w:r>
        </w:p>
        <w:p w14:paraId="549F3B23" w14:textId="7F87CD93" w:rsidR="00E66BB9" w:rsidRDefault="0067398A">
          <w:pPr>
            <w:pStyle w:val="TM2"/>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"_Toc521751101" </w:instrText>
          </w:r>
          <w:r>
            <w:rPr>
              <w:rStyle w:val="Lienhypertexte"/>
            </w:rPr>
            <w:fldChar w:fldCharType="separate"/>
          </w:r>
          <w:r w:rsidR="00E66BB9" w:rsidRPr="00B94EAC">
            <w:rPr>
              <w:rStyle w:val="Lienhypertexte"/>
              <w:noProof/>
            </w:rPr>
            <w:t>CONCLUSIONS</w:t>
          </w:r>
          <w:r w:rsidR="00E66BB9">
            <w:rPr>
              <w:noProof/>
              <w:webHidden/>
            </w:rPr>
            <w:tab/>
          </w:r>
          <w:r w:rsidR="00E66BB9">
            <w:rPr>
              <w:noProof/>
              <w:webHidden/>
            </w:rPr>
            <w:fldChar w:fldCharType="begin"/>
          </w:r>
          <w:r w:rsidR="00E66BB9">
            <w:rPr>
              <w:noProof/>
              <w:webHidden/>
            </w:rPr>
            <w:instrText xml:space="preserve"> PAGEREF _Toc521751101 \h </w:instrText>
          </w:r>
          <w:r w:rsidR="00E66BB9">
            <w:rPr>
              <w:noProof/>
              <w:webHidden/>
            </w:rPr>
          </w:r>
          <w:r w:rsidR="00E66BB9">
            <w:rPr>
              <w:noProof/>
              <w:webHidden/>
            </w:rPr>
            <w:fldChar w:fldCharType="separate"/>
          </w:r>
          <w:ins w:id="39" w:author="Philippe Aubessard" w:date="2018-08-18T16:27:00Z">
            <w:r w:rsidR="001511BF">
              <w:rPr>
                <w:noProof/>
                <w:webHidden/>
              </w:rPr>
              <w:t>12</w:t>
            </w:r>
          </w:ins>
          <w:del w:id="40" w:author="Philippe Aubessard" w:date="2018-08-18T16:27:00Z">
            <w:r w:rsidR="00882278" w:rsidDel="001511BF">
              <w:rPr>
                <w:noProof/>
                <w:webHidden/>
              </w:rPr>
              <w:delText>13</w:delText>
            </w:r>
          </w:del>
          <w:r w:rsidR="00E66BB9">
            <w:rPr>
              <w:noProof/>
              <w:webHidden/>
            </w:rPr>
            <w:fldChar w:fldCharType="end"/>
          </w:r>
          <w:r>
            <w:rPr>
              <w:noProof/>
            </w:rPr>
            <w:fldChar w:fldCharType="end"/>
          </w:r>
        </w:p>
        <w:p w14:paraId="7BAC908B" w14:textId="17E6797D" w:rsidR="00E66BB9" w:rsidRDefault="0067398A">
          <w:pPr>
            <w:pStyle w:val="TM1"/>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"_Toc521751102" </w:instrText>
          </w:r>
          <w:r>
            <w:rPr>
              <w:rStyle w:val="Lienhypertexte"/>
            </w:rPr>
            <w:fldChar w:fldCharType="separate"/>
          </w:r>
          <w:r w:rsidR="00E66BB9" w:rsidRPr="00B94EAC">
            <w:rPr>
              <w:rStyle w:val="Lienhypertexte"/>
              <w:noProof/>
            </w:rPr>
            <w:t>SYSTÈME DE VALIDATION DE L’ATOMICITE DES ÉCHANGES</w:t>
          </w:r>
          <w:r w:rsidR="00E66BB9">
            <w:rPr>
              <w:noProof/>
              <w:webHidden/>
            </w:rPr>
            <w:tab/>
          </w:r>
          <w:r w:rsidR="00E66BB9">
            <w:rPr>
              <w:noProof/>
              <w:webHidden/>
            </w:rPr>
            <w:fldChar w:fldCharType="begin"/>
          </w:r>
          <w:r w:rsidR="00E66BB9">
            <w:rPr>
              <w:noProof/>
              <w:webHidden/>
            </w:rPr>
            <w:instrText xml:space="preserve"> PAGEREF _Toc521751102 \h </w:instrText>
          </w:r>
          <w:r w:rsidR="00E66BB9">
            <w:rPr>
              <w:noProof/>
              <w:webHidden/>
            </w:rPr>
          </w:r>
          <w:r w:rsidR="00E66BB9">
            <w:rPr>
              <w:noProof/>
              <w:webHidden/>
            </w:rPr>
            <w:fldChar w:fldCharType="separate"/>
          </w:r>
          <w:ins w:id="41" w:author="Philippe Aubessard" w:date="2018-08-18T16:27:00Z">
            <w:r w:rsidR="001511BF">
              <w:rPr>
                <w:noProof/>
                <w:webHidden/>
              </w:rPr>
              <w:t>13</w:t>
            </w:r>
          </w:ins>
          <w:del w:id="42" w:author="Philippe Aubessard" w:date="2018-08-18T16:27:00Z">
            <w:r w:rsidR="00882278" w:rsidDel="001511BF">
              <w:rPr>
                <w:noProof/>
                <w:webHidden/>
              </w:rPr>
              <w:delText>14</w:delText>
            </w:r>
          </w:del>
          <w:r w:rsidR="00E66BB9">
            <w:rPr>
              <w:noProof/>
              <w:webHidden/>
            </w:rPr>
            <w:fldChar w:fldCharType="end"/>
          </w:r>
          <w:r>
            <w:rPr>
              <w:noProof/>
            </w:rPr>
            <w:fldChar w:fldCharType="end"/>
          </w:r>
        </w:p>
        <w:p w14:paraId="263214BE" w14:textId="7FCF7843" w:rsidR="00E66BB9" w:rsidRDefault="0067398A">
          <w:pPr>
            <w:pStyle w:val="TM2"/>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"_Toc521751103" </w:instrText>
          </w:r>
          <w:r>
            <w:rPr>
              <w:rStyle w:val="Lienhypertexte"/>
            </w:rPr>
            <w:fldChar w:fldCharType="separate"/>
          </w:r>
          <w:r w:rsidR="00E66BB9" w:rsidRPr="00B94EAC">
            <w:rPr>
              <w:rStyle w:val="Lienhypertexte"/>
              <w:noProof/>
            </w:rPr>
            <w:t>POUR LES ÉCHANGES AU SEIN DE L’ECOSYSTÈME ETHEREUM (ETH ET TOKENS ERC-20/ERC-720)</w:t>
          </w:r>
          <w:r w:rsidR="00E66BB9">
            <w:rPr>
              <w:noProof/>
              <w:webHidden/>
            </w:rPr>
            <w:tab/>
          </w:r>
          <w:r w:rsidR="00E66BB9">
            <w:rPr>
              <w:noProof/>
              <w:webHidden/>
            </w:rPr>
            <w:fldChar w:fldCharType="begin"/>
          </w:r>
          <w:r w:rsidR="00E66BB9">
            <w:rPr>
              <w:noProof/>
              <w:webHidden/>
            </w:rPr>
            <w:instrText xml:space="preserve"> PAGEREF _Toc521751103 \h </w:instrText>
          </w:r>
          <w:r w:rsidR="00E66BB9">
            <w:rPr>
              <w:noProof/>
              <w:webHidden/>
            </w:rPr>
          </w:r>
          <w:r w:rsidR="00E66BB9">
            <w:rPr>
              <w:noProof/>
              <w:webHidden/>
            </w:rPr>
            <w:fldChar w:fldCharType="separate"/>
          </w:r>
          <w:ins w:id="43" w:author="Philippe Aubessard" w:date="2018-08-18T16:27:00Z">
            <w:r w:rsidR="001511BF">
              <w:rPr>
                <w:noProof/>
                <w:webHidden/>
              </w:rPr>
              <w:t>13</w:t>
            </w:r>
          </w:ins>
          <w:del w:id="44" w:author="Philippe Aubessard" w:date="2018-08-18T16:27:00Z">
            <w:r w:rsidR="00882278" w:rsidDel="001511BF">
              <w:rPr>
                <w:noProof/>
                <w:webHidden/>
              </w:rPr>
              <w:delText>14</w:delText>
            </w:r>
          </w:del>
          <w:r w:rsidR="00E66BB9">
            <w:rPr>
              <w:noProof/>
              <w:webHidden/>
            </w:rPr>
            <w:fldChar w:fldCharType="end"/>
          </w:r>
          <w:r>
            <w:rPr>
              <w:noProof/>
            </w:rPr>
            <w:fldChar w:fldCharType="end"/>
          </w:r>
        </w:p>
        <w:p w14:paraId="6A527465" w14:textId="5545A9F6" w:rsidR="00E66BB9" w:rsidRDefault="0067398A">
          <w:pPr>
            <w:pStyle w:val="TM2"/>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"_Toc521751104" </w:instrText>
          </w:r>
          <w:r>
            <w:rPr>
              <w:rStyle w:val="Lienhypertexte"/>
            </w:rPr>
            <w:fldChar w:fldCharType="separate"/>
          </w:r>
          <w:r w:rsidR="00E66BB9" w:rsidRPr="00B94EAC">
            <w:rPr>
              <w:rStyle w:val="Lienhypertexte"/>
              <w:noProof/>
            </w:rPr>
            <w:t>POUR LES ÉCHANGES ENTRE BLOCKCHAINS INTEROPÉRABLES</w:t>
          </w:r>
          <w:r w:rsidR="00E66BB9">
            <w:rPr>
              <w:noProof/>
              <w:webHidden/>
            </w:rPr>
            <w:tab/>
          </w:r>
          <w:r w:rsidR="00E66BB9">
            <w:rPr>
              <w:noProof/>
              <w:webHidden/>
            </w:rPr>
            <w:fldChar w:fldCharType="begin"/>
          </w:r>
          <w:r w:rsidR="00E66BB9">
            <w:rPr>
              <w:noProof/>
              <w:webHidden/>
            </w:rPr>
            <w:instrText xml:space="preserve"> PAGEREF _Toc521751104 \h </w:instrText>
          </w:r>
          <w:r w:rsidR="00E66BB9">
            <w:rPr>
              <w:noProof/>
              <w:webHidden/>
            </w:rPr>
          </w:r>
          <w:r w:rsidR="00E66BB9">
            <w:rPr>
              <w:noProof/>
              <w:webHidden/>
            </w:rPr>
            <w:fldChar w:fldCharType="separate"/>
          </w:r>
          <w:ins w:id="45" w:author="Philippe Aubessard" w:date="2018-08-18T16:27:00Z">
            <w:r w:rsidR="001511BF">
              <w:rPr>
                <w:noProof/>
                <w:webHidden/>
              </w:rPr>
              <w:t>13</w:t>
            </w:r>
          </w:ins>
          <w:del w:id="46" w:author="Philippe Aubessard" w:date="2018-08-18T16:27:00Z">
            <w:r w:rsidR="00882278" w:rsidDel="001511BF">
              <w:rPr>
                <w:noProof/>
                <w:webHidden/>
              </w:rPr>
              <w:delText>14</w:delText>
            </w:r>
          </w:del>
          <w:r w:rsidR="00E66BB9">
            <w:rPr>
              <w:noProof/>
              <w:webHidden/>
            </w:rPr>
            <w:fldChar w:fldCharType="end"/>
          </w:r>
          <w:r>
            <w:rPr>
              <w:noProof/>
            </w:rPr>
            <w:fldChar w:fldCharType="end"/>
          </w:r>
        </w:p>
        <w:p w14:paraId="78482972" w14:textId="6C961383" w:rsidR="00E66BB9" w:rsidRDefault="0067398A">
          <w:pPr>
            <w:pStyle w:val="TM2"/>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"_Toc521751105" </w:instrText>
          </w:r>
          <w:r>
            <w:rPr>
              <w:rStyle w:val="Lienhypertexte"/>
            </w:rPr>
            <w:fldChar w:fldCharType="separate"/>
          </w:r>
          <w:r w:rsidR="00E66BB9" w:rsidRPr="00B94EAC">
            <w:rPr>
              <w:rStyle w:val="Lienhypertexte"/>
              <w:noProof/>
            </w:rPr>
            <w:t>POUR LES ÉCHANGES ENTRE BLOCKCHAINS NON INTEROPÉRABLES</w:t>
          </w:r>
          <w:r w:rsidR="00E66BB9">
            <w:rPr>
              <w:noProof/>
              <w:webHidden/>
            </w:rPr>
            <w:tab/>
          </w:r>
          <w:r w:rsidR="00E66BB9">
            <w:rPr>
              <w:noProof/>
              <w:webHidden/>
            </w:rPr>
            <w:fldChar w:fldCharType="begin"/>
          </w:r>
          <w:r w:rsidR="00E66BB9">
            <w:rPr>
              <w:noProof/>
              <w:webHidden/>
            </w:rPr>
            <w:instrText xml:space="preserve"> PAGEREF _Toc521751105 \h </w:instrText>
          </w:r>
          <w:r w:rsidR="00E66BB9">
            <w:rPr>
              <w:noProof/>
              <w:webHidden/>
            </w:rPr>
          </w:r>
          <w:r w:rsidR="00E66BB9">
            <w:rPr>
              <w:noProof/>
              <w:webHidden/>
            </w:rPr>
            <w:fldChar w:fldCharType="separate"/>
          </w:r>
          <w:ins w:id="47" w:author="Philippe Aubessard" w:date="2018-08-18T16:27:00Z">
            <w:r w:rsidR="001511BF">
              <w:rPr>
                <w:noProof/>
                <w:webHidden/>
              </w:rPr>
              <w:t>13</w:t>
            </w:r>
          </w:ins>
          <w:del w:id="48" w:author="Philippe Aubessard" w:date="2018-08-18T16:27:00Z">
            <w:r w:rsidR="00882278" w:rsidDel="001511BF">
              <w:rPr>
                <w:noProof/>
                <w:webHidden/>
              </w:rPr>
              <w:delText>14</w:delText>
            </w:r>
          </w:del>
          <w:r w:rsidR="00E66BB9">
            <w:rPr>
              <w:noProof/>
              <w:webHidden/>
            </w:rPr>
            <w:fldChar w:fldCharType="end"/>
          </w:r>
          <w:r>
            <w:rPr>
              <w:noProof/>
            </w:rPr>
            <w:fldChar w:fldCharType="end"/>
          </w:r>
        </w:p>
        <w:p w14:paraId="036AE3B1" w14:textId="54777DED" w:rsidR="00E66BB9" w:rsidRDefault="0067398A">
          <w:pPr>
            <w:pStyle w:val="TM3"/>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"_Toc521751106" </w:instrText>
          </w:r>
          <w:r>
            <w:rPr>
              <w:rStyle w:val="Lienhypertexte"/>
            </w:rPr>
            <w:fldChar w:fldCharType="separate"/>
          </w:r>
          <w:r w:rsidR="00E66BB9" w:rsidRPr="00B94EAC">
            <w:rPr>
              <w:rStyle w:val="Lienhypertexte"/>
              <w:noProof/>
            </w:rPr>
            <w:t>CAS OÙ LES CRYPTO-MONNAIES FAISANT PARTIE DE L’ÉCHANGE SUPPORTENT LES SMART CONTRATS</w:t>
          </w:r>
          <w:r w:rsidR="00E66BB9">
            <w:rPr>
              <w:noProof/>
              <w:webHidden/>
            </w:rPr>
            <w:tab/>
          </w:r>
          <w:r w:rsidR="00E66BB9">
            <w:rPr>
              <w:noProof/>
              <w:webHidden/>
            </w:rPr>
            <w:fldChar w:fldCharType="begin"/>
          </w:r>
          <w:r w:rsidR="00E66BB9">
            <w:rPr>
              <w:noProof/>
              <w:webHidden/>
            </w:rPr>
            <w:instrText xml:space="preserve"> PAGEREF _Toc521751106 \h </w:instrText>
          </w:r>
          <w:r w:rsidR="00E66BB9">
            <w:rPr>
              <w:noProof/>
              <w:webHidden/>
            </w:rPr>
          </w:r>
          <w:r w:rsidR="00E66BB9">
            <w:rPr>
              <w:noProof/>
              <w:webHidden/>
            </w:rPr>
            <w:fldChar w:fldCharType="separate"/>
          </w:r>
          <w:ins w:id="49" w:author="Philippe Aubessard" w:date="2018-08-18T16:27:00Z">
            <w:r w:rsidR="001511BF">
              <w:rPr>
                <w:noProof/>
                <w:webHidden/>
              </w:rPr>
              <w:t>13</w:t>
            </w:r>
          </w:ins>
          <w:del w:id="50" w:author="Philippe Aubessard" w:date="2018-08-18T16:27:00Z">
            <w:r w:rsidR="00882278" w:rsidDel="001511BF">
              <w:rPr>
                <w:noProof/>
                <w:webHidden/>
              </w:rPr>
              <w:delText>14</w:delText>
            </w:r>
          </w:del>
          <w:r w:rsidR="00E66BB9">
            <w:rPr>
              <w:noProof/>
              <w:webHidden/>
            </w:rPr>
            <w:fldChar w:fldCharType="end"/>
          </w:r>
          <w:r>
            <w:rPr>
              <w:noProof/>
            </w:rPr>
            <w:fldChar w:fldCharType="end"/>
          </w:r>
        </w:p>
        <w:p w14:paraId="36ADB8B8" w14:textId="0726D853" w:rsidR="00E66BB9" w:rsidRDefault="0067398A">
          <w:pPr>
            <w:pStyle w:val="TM3"/>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"_Toc521751107" </w:instrText>
          </w:r>
          <w:r>
            <w:rPr>
              <w:rStyle w:val="Lienhypertexte"/>
            </w:rPr>
            <w:fldChar w:fldCharType="separate"/>
          </w:r>
          <w:r w:rsidR="00E66BB9" w:rsidRPr="00B94EAC">
            <w:rPr>
              <w:rStyle w:val="Lienhypertexte"/>
              <w:noProof/>
            </w:rPr>
            <w:t>CAS OÙ L’UNE DES CRYPTO-MONNAIES (OU LES DEUX) FAISANT PARTIE DE L’ÉCHANGE NE SUPPORTE PAS LES SMART CONTRATS</w:t>
          </w:r>
          <w:r w:rsidR="00E66BB9">
            <w:rPr>
              <w:noProof/>
              <w:webHidden/>
            </w:rPr>
            <w:tab/>
          </w:r>
          <w:r w:rsidR="00E66BB9">
            <w:rPr>
              <w:noProof/>
              <w:webHidden/>
            </w:rPr>
            <w:fldChar w:fldCharType="begin"/>
          </w:r>
          <w:r w:rsidR="00E66BB9">
            <w:rPr>
              <w:noProof/>
              <w:webHidden/>
            </w:rPr>
            <w:instrText xml:space="preserve"> PAGEREF _Toc521751107 \h </w:instrText>
          </w:r>
          <w:r w:rsidR="00E66BB9">
            <w:rPr>
              <w:noProof/>
              <w:webHidden/>
            </w:rPr>
          </w:r>
          <w:r w:rsidR="00E66BB9">
            <w:rPr>
              <w:noProof/>
              <w:webHidden/>
            </w:rPr>
            <w:fldChar w:fldCharType="separate"/>
          </w:r>
          <w:ins w:id="51" w:author="Philippe Aubessard" w:date="2018-08-18T16:27:00Z">
            <w:r w:rsidR="001511BF">
              <w:rPr>
                <w:noProof/>
                <w:webHidden/>
              </w:rPr>
              <w:t>15</w:t>
            </w:r>
          </w:ins>
          <w:del w:id="52" w:author="Philippe Aubessard" w:date="2018-08-18T16:27:00Z">
            <w:r w:rsidR="00882278" w:rsidDel="001511BF">
              <w:rPr>
                <w:noProof/>
                <w:webHidden/>
              </w:rPr>
              <w:delText>16</w:delText>
            </w:r>
          </w:del>
          <w:r w:rsidR="00E66BB9">
            <w:rPr>
              <w:noProof/>
              <w:webHidden/>
            </w:rPr>
            <w:fldChar w:fldCharType="end"/>
          </w:r>
          <w:r>
            <w:rPr>
              <w:noProof/>
            </w:rPr>
            <w:fldChar w:fldCharType="end"/>
          </w:r>
        </w:p>
        <w:p w14:paraId="41944642" w14:textId="784598DA" w:rsidR="00E66BB9" w:rsidRDefault="0067398A">
          <w:pPr>
            <w:pStyle w:val="TM1"/>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"_Toc521751108" </w:instrText>
          </w:r>
          <w:r>
            <w:rPr>
              <w:rStyle w:val="Lienhypertexte"/>
            </w:rPr>
            <w:fldChar w:fldCharType="separate"/>
          </w:r>
          <w:r w:rsidR="00E66BB9" w:rsidRPr="00B94EAC">
            <w:rPr>
              <w:rStyle w:val="Lienhypertexte"/>
              <w:noProof/>
            </w:rPr>
            <w:t>INDICATION DU STATUT DE L’ÉCHANGEUR</w:t>
          </w:r>
          <w:r w:rsidR="00E66BB9">
            <w:rPr>
              <w:noProof/>
              <w:webHidden/>
            </w:rPr>
            <w:tab/>
          </w:r>
          <w:r w:rsidR="00E66BB9">
            <w:rPr>
              <w:noProof/>
              <w:webHidden/>
            </w:rPr>
            <w:fldChar w:fldCharType="begin"/>
          </w:r>
          <w:r w:rsidR="00E66BB9">
            <w:rPr>
              <w:noProof/>
              <w:webHidden/>
            </w:rPr>
            <w:instrText xml:space="preserve"> PAGEREF _Toc521751108 \h </w:instrText>
          </w:r>
          <w:r w:rsidR="00E66BB9">
            <w:rPr>
              <w:noProof/>
              <w:webHidden/>
            </w:rPr>
          </w:r>
          <w:r w:rsidR="00E66BB9">
            <w:rPr>
              <w:noProof/>
              <w:webHidden/>
            </w:rPr>
            <w:fldChar w:fldCharType="separate"/>
          </w:r>
          <w:ins w:id="53" w:author="Philippe Aubessard" w:date="2018-08-18T16:27:00Z">
            <w:r w:rsidR="001511BF">
              <w:rPr>
                <w:noProof/>
                <w:webHidden/>
              </w:rPr>
              <w:t>16</w:t>
            </w:r>
          </w:ins>
          <w:del w:id="54" w:author="Philippe Aubessard" w:date="2018-08-18T16:27:00Z">
            <w:r w:rsidR="00882278" w:rsidDel="001511BF">
              <w:rPr>
                <w:noProof/>
                <w:webHidden/>
              </w:rPr>
              <w:delText>17</w:delText>
            </w:r>
          </w:del>
          <w:r w:rsidR="00E66BB9">
            <w:rPr>
              <w:noProof/>
              <w:webHidden/>
            </w:rPr>
            <w:fldChar w:fldCharType="end"/>
          </w:r>
          <w:r>
            <w:rPr>
              <w:noProof/>
            </w:rPr>
            <w:fldChar w:fldCharType="end"/>
          </w:r>
        </w:p>
        <w:p w14:paraId="70581C87" w14:textId="2105E5F3" w:rsidR="00E66BB9" w:rsidRDefault="0067398A">
          <w:pPr>
            <w:pStyle w:val="TM3"/>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"_Toc521751109" </w:instrText>
          </w:r>
          <w:r>
            <w:rPr>
              <w:rStyle w:val="Lienhypertexte"/>
            </w:rPr>
            <w:fldChar w:fldCharType="separate"/>
          </w:r>
          <w:r w:rsidR="00E66BB9" w:rsidRPr="00B94EAC">
            <w:rPr>
              <w:rStyle w:val="Lienhypertexte"/>
              <w:noProof/>
            </w:rPr>
            <w:t>INDICATIONS PROVENANT DU CLIENT</w:t>
          </w:r>
          <w:r w:rsidR="00E66BB9">
            <w:rPr>
              <w:noProof/>
              <w:webHidden/>
            </w:rPr>
            <w:tab/>
          </w:r>
          <w:r w:rsidR="00E66BB9">
            <w:rPr>
              <w:noProof/>
              <w:webHidden/>
            </w:rPr>
            <w:fldChar w:fldCharType="begin"/>
          </w:r>
          <w:r w:rsidR="00E66BB9">
            <w:rPr>
              <w:noProof/>
              <w:webHidden/>
            </w:rPr>
            <w:instrText xml:space="preserve"> PAGEREF _Toc521751109 \h </w:instrText>
          </w:r>
          <w:r w:rsidR="00E66BB9">
            <w:rPr>
              <w:noProof/>
              <w:webHidden/>
            </w:rPr>
          </w:r>
          <w:r w:rsidR="00E66BB9">
            <w:rPr>
              <w:noProof/>
              <w:webHidden/>
            </w:rPr>
            <w:fldChar w:fldCharType="separate"/>
          </w:r>
          <w:ins w:id="55" w:author="Philippe Aubessard" w:date="2018-08-18T16:27:00Z">
            <w:r w:rsidR="001511BF">
              <w:rPr>
                <w:noProof/>
                <w:webHidden/>
              </w:rPr>
              <w:t>16</w:t>
            </w:r>
          </w:ins>
          <w:del w:id="56" w:author="Philippe Aubessard" w:date="2018-08-18T16:27:00Z">
            <w:r w:rsidR="00882278" w:rsidDel="001511BF">
              <w:rPr>
                <w:noProof/>
                <w:webHidden/>
              </w:rPr>
              <w:delText>17</w:delText>
            </w:r>
          </w:del>
          <w:r w:rsidR="00E66BB9">
            <w:rPr>
              <w:noProof/>
              <w:webHidden/>
            </w:rPr>
            <w:fldChar w:fldCharType="end"/>
          </w:r>
          <w:r>
            <w:rPr>
              <w:noProof/>
            </w:rPr>
            <w:fldChar w:fldCharType="end"/>
          </w:r>
        </w:p>
        <w:p w14:paraId="7F4B5CFA" w14:textId="7A534D67" w:rsidR="00E66BB9" w:rsidRDefault="0067398A">
          <w:pPr>
            <w:pStyle w:val="TM3"/>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"_Toc521751110" </w:instrText>
          </w:r>
          <w:r>
            <w:rPr>
              <w:rStyle w:val="Lienhypertexte"/>
            </w:rPr>
            <w:fldChar w:fldCharType="separate"/>
          </w:r>
          <w:r w:rsidR="00E66BB9" w:rsidRPr="00B94EAC">
            <w:rPr>
              <w:rStyle w:val="Lienhypertexte"/>
              <w:noProof/>
            </w:rPr>
            <w:t>INDICATION PROVENANT DU NODE STATISTIQUE</w:t>
          </w:r>
          <w:r w:rsidR="00E66BB9">
            <w:rPr>
              <w:noProof/>
              <w:webHidden/>
            </w:rPr>
            <w:tab/>
          </w:r>
          <w:r w:rsidR="00E66BB9">
            <w:rPr>
              <w:noProof/>
              <w:webHidden/>
            </w:rPr>
            <w:fldChar w:fldCharType="begin"/>
          </w:r>
          <w:r w:rsidR="00E66BB9">
            <w:rPr>
              <w:noProof/>
              <w:webHidden/>
            </w:rPr>
            <w:instrText xml:space="preserve"> PAGEREF _Toc521751110 \h </w:instrText>
          </w:r>
          <w:r w:rsidR="00E66BB9">
            <w:rPr>
              <w:noProof/>
              <w:webHidden/>
            </w:rPr>
          </w:r>
          <w:r w:rsidR="00E66BB9">
            <w:rPr>
              <w:noProof/>
              <w:webHidden/>
            </w:rPr>
            <w:fldChar w:fldCharType="separate"/>
          </w:r>
          <w:ins w:id="57" w:author="Philippe Aubessard" w:date="2018-08-18T16:27:00Z">
            <w:r w:rsidR="001511BF">
              <w:rPr>
                <w:noProof/>
                <w:webHidden/>
              </w:rPr>
              <w:t>16</w:t>
            </w:r>
          </w:ins>
          <w:del w:id="58" w:author="Philippe Aubessard" w:date="2018-08-18T16:27:00Z">
            <w:r w:rsidR="00882278" w:rsidDel="001511BF">
              <w:rPr>
                <w:noProof/>
                <w:webHidden/>
              </w:rPr>
              <w:delText>17</w:delText>
            </w:r>
          </w:del>
          <w:r w:rsidR="00E66BB9">
            <w:rPr>
              <w:noProof/>
              <w:webHidden/>
            </w:rPr>
            <w:fldChar w:fldCharType="end"/>
          </w:r>
          <w:r>
            <w:rPr>
              <w:noProof/>
            </w:rPr>
            <w:fldChar w:fldCharType="end"/>
          </w:r>
        </w:p>
        <w:p w14:paraId="093ADF6E" w14:textId="68CD561C" w:rsidR="00E66BB9" w:rsidRDefault="0067398A">
          <w:pPr>
            <w:pStyle w:val="TM1"/>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"_Toc521751111" </w:instrText>
          </w:r>
          <w:r>
            <w:rPr>
              <w:rStyle w:val="Lienhypertexte"/>
            </w:rPr>
            <w:fldChar w:fldCharType="separate"/>
          </w:r>
          <w:r w:rsidR="00E66BB9" w:rsidRPr="00B94EAC">
            <w:rPr>
              <w:rStyle w:val="Lienhypertexte"/>
              <w:noProof/>
            </w:rPr>
            <w:t>PERFORMANCE DE L’ÉCHANGEUR</w:t>
          </w:r>
          <w:r w:rsidR="00E66BB9">
            <w:rPr>
              <w:noProof/>
              <w:webHidden/>
            </w:rPr>
            <w:tab/>
          </w:r>
          <w:r w:rsidR="00E66BB9">
            <w:rPr>
              <w:noProof/>
              <w:webHidden/>
            </w:rPr>
            <w:fldChar w:fldCharType="begin"/>
          </w:r>
          <w:r w:rsidR="00E66BB9">
            <w:rPr>
              <w:noProof/>
              <w:webHidden/>
            </w:rPr>
            <w:instrText xml:space="preserve"> PAGEREF _Toc521751111 \h </w:instrText>
          </w:r>
          <w:r w:rsidR="00E66BB9">
            <w:rPr>
              <w:noProof/>
              <w:webHidden/>
            </w:rPr>
          </w:r>
          <w:r w:rsidR="00E66BB9">
            <w:rPr>
              <w:noProof/>
              <w:webHidden/>
            </w:rPr>
            <w:fldChar w:fldCharType="separate"/>
          </w:r>
          <w:ins w:id="59" w:author="Philippe Aubessard" w:date="2018-08-18T16:27:00Z">
            <w:r w:rsidR="001511BF">
              <w:rPr>
                <w:noProof/>
                <w:webHidden/>
              </w:rPr>
              <w:t>17</w:t>
            </w:r>
          </w:ins>
          <w:del w:id="60" w:author="Philippe Aubessard" w:date="2018-08-18T16:27:00Z">
            <w:r w:rsidR="00882278" w:rsidDel="001511BF">
              <w:rPr>
                <w:noProof/>
                <w:webHidden/>
              </w:rPr>
              <w:delText>18</w:delText>
            </w:r>
          </w:del>
          <w:r w:rsidR="00E66BB9">
            <w:rPr>
              <w:noProof/>
              <w:webHidden/>
            </w:rPr>
            <w:fldChar w:fldCharType="end"/>
          </w:r>
          <w:r>
            <w:rPr>
              <w:noProof/>
            </w:rPr>
            <w:fldChar w:fldCharType="end"/>
          </w:r>
        </w:p>
        <w:p w14:paraId="329A3523" w14:textId="286D6D61" w:rsidR="00E66BB9" w:rsidRDefault="0067398A">
          <w:pPr>
            <w:pStyle w:val="TM1"/>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"_Toc521751112" </w:instrText>
          </w:r>
          <w:r>
            <w:rPr>
              <w:rStyle w:val="Lienhypertexte"/>
            </w:rPr>
            <w:fldChar w:fldCharType="separate"/>
          </w:r>
          <w:r w:rsidR="00E66BB9" w:rsidRPr="00B94EAC">
            <w:rPr>
              <w:rStyle w:val="Lienhypertexte"/>
              <w:noProof/>
            </w:rPr>
            <w:t>COMMENT PALLIER LE MANQUE DE LIQUIDITÉS INITIAL ?</w:t>
          </w:r>
          <w:r w:rsidR="00E66BB9">
            <w:rPr>
              <w:noProof/>
              <w:webHidden/>
            </w:rPr>
            <w:tab/>
          </w:r>
          <w:r w:rsidR="00E66BB9">
            <w:rPr>
              <w:noProof/>
              <w:webHidden/>
            </w:rPr>
            <w:fldChar w:fldCharType="begin"/>
          </w:r>
          <w:r w:rsidR="00E66BB9">
            <w:rPr>
              <w:noProof/>
              <w:webHidden/>
            </w:rPr>
            <w:instrText xml:space="preserve"> PAGEREF _Toc521751112 \h </w:instrText>
          </w:r>
          <w:r w:rsidR="00E66BB9">
            <w:rPr>
              <w:noProof/>
              <w:webHidden/>
            </w:rPr>
          </w:r>
          <w:r w:rsidR="00E66BB9">
            <w:rPr>
              <w:noProof/>
              <w:webHidden/>
            </w:rPr>
            <w:fldChar w:fldCharType="separate"/>
          </w:r>
          <w:ins w:id="61" w:author="Philippe Aubessard" w:date="2018-08-18T16:27:00Z">
            <w:r w:rsidR="001511BF">
              <w:rPr>
                <w:noProof/>
                <w:webHidden/>
              </w:rPr>
              <w:t>18</w:t>
            </w:r>
          </w:ins>
          <w:del w:id="62" w:author="Philippe Aubessard" w:date="2018-08-18T16:27:00Z">
            <w:r w:rsidR="00882278" w:rsidDel="001511BF">
              <w:rPr>
                <w:noProof/>
                <w:webHidden/>
              </w:rPr>
              <w:delText>19</w:delText>
            </w:r>
          </w:del>
          <w:r w:rsidR="00E66BB9">
            <w:rPr>
              <w:noProof/>
              <w:webHidden/>
            </w:rPr>
            <w:fldChar w:fldCharType="end"/>
          </w:r>
          <w:r>
            <w:rPr>
              <w:noProof/>
            </w:rPr>
            <w:fldChar w:fldCharType="end"/>
          </w:r>
        </w:p>
        <w:p w14:paraId="60F53FB4" w14:textId="0909E9B9" w:rsidR="00E66BB9" w:rsidRDefault="0067398A">
          <w:pPr>
            <w:pStyle w:val="TM1"/>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"_Toc521751113" </w:instrText>
          </w:r>
          <w:r>
            <w:rPr>
              <w:rStyle w:val="Lienhypertexte"/>
            </w:rPr>
            <w:fldChar w:fldCharType="separate"/>
          </w:r>
          <w:r w:rsidR="00E66BB9" w:rsidRPr="00B94EAC">
            <w:rPr>
              <w:rStyle w:val="Lienhypertexte"/>
              <w:noProof/>
            </w:rPr>
            <w:t>UN ÉCHANGEUR SOUS LICENCE OPEN SOURCE</w:t>
          </w:r>
          <w:r w:rsidR="00E66BB9">
            <w:rPr>
              <w:noProof/>
              <w:webHidden/>
            </w:rPr>
            <w:tab/>
          </w:r>
          <w:r w:rsidR="00E66BB9">
            <w:rPr>
              <w:noProof/>
              <w:webHidden/>
            </w:rPr>
            <w:fldChar w:fldCharType="begin"/>
          </w:r>
          <w:r w:rsidR="00E66BB9">
            <w:rPr>
              <w:noProof/>
              <w:webHidden/>
            </w:rPr>
            <w:instrText xml:space="preserve"> PAGEREF _Toc521751113 \h </w:instrText>
          </w:r>
          <w:r w:rsidR="00E66BB9">
            <w:rPr>
              <w:noProof/>
              <w:webHidden/>
            </w:rPr>
          </w:r>
          <w:r w:rsidR="00E66BB9">
            <w:rPr>
              <w:noProof/>
              <w:webHidden/>
            </w:rPr>
            <w:fldChar w:fldCharType="separate"/>
          </w:r>
          <w:ins w:id="63" w:author="Philippe Aubessard" w:date="2018-08-18T16:27:00Z">
            <w:r w:rsidR="001511BF">
              <w:rPr>
                <w:noProof/>
                <w:webHidden/>
              </w:rPr>
              <w:t>19</w:t>
            </w:r>
          </w:ins>
          <w:del w:id="64" w:author="Philippe Aubessard" w:date="2018-08-18T16:27:00Z">
            <w:r w:rsidR="00882278" w:rsidDel="001511BF">
              <w:rPr>
                <w:noProof/>
                <w:webHidden/>
              </w:rPr>
              <w:delText>20</w:delText>
            </w:r>
          </w:del>
          <w:r w:rsidR="00E66BB9">
            <w:rPr>
              <w:noProof/>
              <w:webHidden/>
            </w:rPr>
            <w:fldChar w:fldCharType="end"/>
          </w:r>
          <w:r>
            <w:rPr>
              <w:noProof/>
            </w:rPr>
            <w:fldChar w:fldCharType="end"/>
          </w:r>
        </w:p>
        <w:p w14:paraId="3B99BAE0" w14:textId="5C581C9F" w:rsidR="00E66BB9" w:rsidRDefault="0067398A">
          <w:pPr>
            <w:pStyle w:val="TM1"/>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"_Toc521751114" </w:instrText>
          </w:r>
          <w:r>
            <w:rPr>
              <w:rStyle w:val="Lienhypertexte"/>
            </w:rPr>
            <w:fldChar w:fldCharType="separate"/>
          </w:r>
          <w:r w:rsidR="00E66BB9" w:rsidRPr="00B94EAC">
            <w:rPr>
              <w:rStyle w:val="Lienhypertexte"/>
              <w:noProof/>
            </w:rPr>
            <w:t>BOUNTY BUG PROGRAMME</w:t>
          </w:r>
          <w:r w:rsidR="00E66BB9">
            <w:rPr>
              <w:noProof/>
              <w:webHidden/>
            </w:rPr>
            <w:tab/>
          </w:r>
          <w:r w:rsidR="00E66BB9">
            <w:rPr>
              <w:noProof/>
              <w:webHidden/>
            </w:rPr>
            <w:fldChar w:fldCharType="begin"/>
          </w:r>
          <w:r w:rsidR="00E66BB9">
            <w:rPr>
              <w:noProof/>
              <w:webHidden/>
            </w:rPr>
            <w:instrText xml:space="preserve"> PAGEREF _Toc521751114 \h </w:instrText>
          </w:r>
          <w:r w:rsidR="00E66BB9">
            <w:rPr>
              <w:noProof/>
              <w:webHidden/>
            </w:rPr>
          </w:r>
          <w:r w:rsidR="00E66BB9">
            <w:rPr>
              <w:noProof/>
              <w:webHidden/>
            </w:rPr>
            <w:fldChar w:fldCharType="separate"/>
          </w:r>
          <w:ins w:id="65" w:author="Philippe Aubessard" w:date="2018-08-18T16:27:00Z">
            <w:r w:rsidR="001511BF">
              <w:rPr>
                <w:noProof/>
                <w:webHidden/>
              </w:rPr>
              <w:t>20</w:t>
            </w:r>
          </w:ins>
          <w:del w:id="66" w:author="Philippe Aubessard" w:date="2018-08-18T16:27:00Z">
            <w:r w:rsidR="00882278" w:rsidDel="001511BF">
              <w:rPr>
                <w:noProof/>
                <w:webHidden/>
              </w:rPr>
              <w:delText>21</w:delText>
            </w:r>
          </w:del>
          <w:r w:rsidR="00E66BB9">
            <w:rPr>
              <w:noProof/>
              <w:webHidden/>
            </w:rPr>
            <w:fldChar w:fldCharType="end"/>
          </w:r>
          <w:r>
            <w:rPr>
              <w:noProof/>
            </w:rPr>
            <w:fldChar w:fldCharType="end"/>
          </w:r>
        </w:p>
        <w:p w14:paraId="13A2FF17" w14:textId="3B4EE55D" w:rsidR="00E66BB9" w:rsidRDefault="0067398A">
          <w:pPr>
            <w:pStyle w:val="TM1"/>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"_Toc521751115" </w:instrText>
          </w:r>
          <w:r>
            <w:rPr>
              <w:rStyle w:val="Lienhypertexte"/>
            </w:rPr>
            <w:fldChar w:fldCharType="separate"/>
          </w:r>
          <w:r w:rsidR="00E66BB9" w:rsidRPr="00B94EAC">
            <w:rPr>
              <w:rStyle w:val="Lienhypertexte"/>
              <w:noProof/>
            </w:rPr>
            <w:t>L’ICO, LE TOKEN ERC-20 SECURE SWAP (SSW)</w:t>
          </w:r>
          <w:r w:rsidR="00E66BB9">
            <w:rPr>
              <w:noProof/>
              <w:webHidden/>
            </w:rPr>
            <w:tab/>
          </w:r>
          <w:r w:rsidR="00E66BB9">
            <w:rPr>
              <w:noProof/>
              <w:webHidden/>
            </w:rPr>
            <w:fldChar w:fldCharType="begin"/>
          </w:r>
          <w:r w:rsidR="00E66BB9">
            <w:rPr>
              <w:noProof/>
              <w:webHidden/>
            </w:rPr>
            <w:instrText xml:space="preserve"> PAGEREF _Toc521751115 \h </w:instrText>
          </w:r>
          <w:r w:rsidR="00E66BB9">
            <w:rPr>
              <w:noProof/>
              <w:webHidden/>
            </w:rPr>
          </w:r>
          <w:r w:rsidR="00E66BB9">
            <w:rPr>
              <w:noProof/>
              <w:webHidden/>
            </w:rPr>
            <w:fldChar w:fldCharType="separate"/>
          </w:r>
          <w:ins w:id="67" w:author="Philippe Aubessard" w:date="2018-08-18T16:27:00Z">
            <w:r w:rsidR="001511BF">
              <w:rPr>
                <w:noProof/>
                <w:webHidden/>
              </w:rPr>
              <w:t>21</w:t>
            </w:r>
          </w:ins>
          <w:del w:id="68" w:author="Philippe Aubessard" w:date="2018-08-18T16:27:00Z">
            <w:r w:rsidR="00882278" w:rsidDel="001511BF">
              <w:rPr>
                <w:noProof/>
                <w:webHidden/>
              </w:rPr>
              <w:delText>22</w:delText>
            </w:r>
          </w:del>
          <w:r w:rsidR="00E66BB9">
            <w:rPr>
              <w:noProof/>
              <w:webHidden/>
            </w:rPr>
            <w:fldChar w:fldCharType="end"/>
          </w:r>
          <w:r>
            <w:rPr>
              <w:noProof/>
            </w:rPr>
            <w:fldChar w:fldCharType="end"/>
          </w:r>
        </w:p>
        <w:p w14:paraId="6F20D56B" w14:textId="5CC20650" w:rsidR="00E66BB9" w:rsidRDefault="0067398A">
          <w:pPr>
            <w:pStyle w:val="TM2"/>
            <w:tabs>
              <w:tab w:val="right" w:leader="dot" w:pos="9062"/>
            </w:tabs>
            <w:rPr>
              <w:noProof/>
              <w:sz w:val="22"/>
              <w:szCs w:val="22"/>
              <w:lang w:eastAsia="fr-FR"/>
            </w:rPr>
          </w:pPr>
          <w:r>
            <w:rPr>
              <w:rStyle w:val="Lienhypertexte"/>
            </w:rPr>
            <w:lastRenderedPageBreak/>
            <w:fldChar w:fldCharType="begin"/>
          </w:r>
          <w:r>
            <w:rPr>
              <w:rStyle w:val="Lienhypertexte"/>
              <w:noProof/>
            </w:rPr>
            <w:instrText xml:space="preserve"> HYPERLINK \l "_Toc521751116" </w:instrText>
          </w:r>
          <w:r>
            <w:rPr>
              <w:rStyle w:val="Lienhypertexte"/>
            </w:rPr>
            <w:fldChar w:fldCharType="separate"/>
          </w:r>
          <w:r w:rsidR="00E66BB9" w:rsidRPr="00B94EAC">
            <w:rPr>
              <w:rStyle w:val="Lienhypertexte"/>
              <w:noProof/>
            </w:rPr>
            <w:t>POURQUOI UNE ICO ET LA CRÉATION D’UN TOKEN ERC-20 ?</w:t>
          </w:r>
          <w:r w:rsidR="00E66BB9">
            <w:rPr>
              <w:noProof/>
              <w:webHidden/>
            </w:rPr>
            <w:tab/>
          </w:r>
          <w:r w:rsidR="00E66BB9">
            <w:rPr>
              <w:noProof/>
              <w:webHidden/>
            </w:rPr>
            <w:fldChar w:fldCharType="begin"/>
          </w:r>
          <w:r w:rsidR="00E66BB9">
            <w:rPr>
              <w:noProof/>
              <w:webHidden/>
            </w:rPr>
            <w:instrText xml:space="preserve"> PAGEREF _Toc521751116 \h </w:instrText>
          </w:r>
          <w:r w:rsidR="00E66BB9">
            <w:rPr>
              <w:noProof/>
              <w:webHidden/>
            </w:rPr>
          </w:r>
          <w:r w:rsidR="00E66BB9">
            <w:rPr>
              <w:noProof/>
              <w:webHidden/>
            </w:rPr>
            <w:fldChar w:fldCharType="separate"/>
          </w:r>
          <w:ins w:id="69" w:author="Philippe Aubessard" w:date="2018-08-18T16:27:00Z">
            <w:r w:rsidR="001511BF">
              <w:rPr>
                <w:noProof/>
                <w:webHidden/>
              </w:rPr>
              <w:t>21</w:t>
            </w:r>
          </w:ins>
          <w:del w:id="70" w:author="Philippe Aubessard" w:date="2018-08-18T16:27:00Z">
            <w:r w:rsidR="00882278" w:rsidDel="001511BF">
              <w:rPr>
                <w:noProof/>
                <w:webHidden/>
              </w:rPr>
              <w:delText>22</w:delText>
            </w:r>
          </w:del>
          <w:r w:rsidR="00E66BB9">
            <w:rPr>
              <w:noProof/>
              <w:webHidden/>
            </w:rPr>
            <w:fldChar w:fldCharType="end"/>
          </w:r>
          <w:r>
            <w:rPr>
              <w:noProof/>
            </w:rPr>
            <w:fldChar w:fldCharType="end"/>
          </w:r>
        </w:p>
        <w:p w14:paraId="59A84F53" w14:textId="1A7909A0" w:rsidR="00E66BB9" w:rsidRDefault="0067398A">
          <w:pPr>
            <w:pStyle w:val="TM3"/>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"_Toc521751117" </w:instrText>
          </w:r>
          <w:r>
            <w:rPr>
              <w:rStyle w:val="Lienhypertexte"/>
            </w:rPr>
            <w:fldChar w:fldCharType="separate"/>
          </w:r>
          <w:r w:rsidR="00E66BB9" w:rsidRPr="00B94EAC">
            <w:rPr>
              <w:rStyle w:val="Lienhypertexte"/>
              <w:noProof/>
            </w:rPr>
            <w:t>NOUS AVONS BESOIN D’UN FINANCEMENT POUR LA RÉALISATION DE CE PROJET</w:t>
          </w:r>
          <w:r w:rsidR="00E66BB9">
            <w:rPr>
              <w:noProof/>
              <w:webHidden/>
            </w:rPr>
            <w:tab/>
          </w:r>
          <w:r w:rsidR="00E66BB9">
            <w:rPr>
              <w:noProof/>
              <w:webHidden/>
            </w:rPr>
            <w:fldChar w:fldCharType="begin"/>
          </w:r>
          <w:r w:rsidR="00E66BB9">
            <w:rPr>
              <w:noProof/>
              <w:webHidden/>
            </w:rPr>
            <w:instrText xml:space="preserve"> PAGEREF _Toc521751117 \h </w:instrText>
          </w:r>
          <w:r w:rsidR="00E66BB9">
            <w:rPr>
              <w:noProof/>
              <w:webHidden/>
            </w:rPr>
          </w:r>
          <w:r w:rsidR="00E66BB9">
            <w:rPr>
              <w:noProof/>
              <w:webHidden/>
            </w:rPr>
            <w:fldChar w:fldCharType="separate"/>
          </w:r>
          <w:ins w:id="71" w:author="Philippe Aubessard" w:date="2018-08-18T16:27:00Z">
            <w:r w:rsidR="001511BF">
              <w:rPr>
                <w:noProof/>
                <w:webHidden/>
              </w:rPr>
              <w:t>21</w:t>
            </w:r>
          </w:ins>
          <w:del w:id="72" w:author="Philippe Aubessard" w:date="2018-08-18T16:27:00Z">
            <w:r w:rsidR="00882278" w:rsidDel="001511BF">
              <w:rPr>
                <w:noProof/>
                <w:webHidden/>
              </w:rPr>
              <w:delText>22</w:delText>
            </w:r>
          </w:del>
          <w:r w:rsidR="00E66BB9">
            <w:rPr>
              <w:noProof/>
              <w:webHidden/>
            </w:rPr>
            <w:fldChar w:fldCharType="end"/>
          </w:r>
          <w:r>
            <w:rPr>
              <w:noProof/>
            </w:rPr>
            <w:fldChar w:fldCharType="end"/>
          </w:r>
        </w:p>
        <w:p w14:paraId="28F7FAE5" w14:textId="3072FB72" w:rsidR="00E66BB9" w:rsidRDefault="0067398A">
          <w:pPr>
            <w:pStyle w:val="TM3"/>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"_Toc521751118" </w:instrText>
          </w:r>
          <w:r>
            <w:rPr>
              <w:rStyle w:val="Lienhypertexte"/>
            </w:rPr>
            <w:fldChar w:fldCharType="separate"/>
          </w:r>
          <w:r w:rsidR="00E66BB9" w:rsidRPr="00B94EAC">
            <w:rPr>
              <w:rStyle w:val="Lienhypertexte"/>
              <w:noProof/>
            </w:rPr>
            <w:t>DONNÉES DE L’ICO</w:t>
          </w:r>
          <w:r w:rsidR="00E66BB9">
            <w:rPr>
              <w:noProof/>
              <w:webHidden/>
            </w:rPr>
            <w:tab/>
          </w:r>
          <w:r w:rsidR="00E66BB9">
            <w:rPr>
              <w:noProof/>
              <w:webHidden/>
            </w:rPr>
            <w:fldChar w:fldCharType="begin"/>
          </w:r>
          <w:r w:rsidR="00E66BB9">
            <w:rPr>
              <w:noProof/>
              <w:webHidden/>
            </w:rPr>
            <w:instrText xml:space="preserve"> PAGEREF _Toc521751118 \h </w:instrText>
          </w:r>
          <w:r w:rsidR="00E66BB9">
            <w:rPr>
              <w:noProof/>
              <w:webHidden/>
            </w:rPr>
          </w:r>
          <w:r w:rsidR="00E66BB9">
            <w:rPr>
              <w:noProof/>
              <w:webHidden/>
            </w:rPr>
            <w:fldChar w:fldCharType="separate"/>
          </w:r>
          <w:ins w:id="73" w:author="Philippe Aubessard" w:date="2018-08-18T16:27:00Z">
            <w:r w:rsidR="001511BF">
              <w:rPr>
                <w:noProof/>
                <w:webHidden/>
              </w:rPr>
              <w:t>21</w:t>
            </w:r>
          </w:ins>
          <w:del w:id="74" w:author="Philippe Aubessard" w:date="2018-08-18T16:27:00Z">
            <w:r w:rsidR="00882278" w:rsidDel="001511BF">
              <w:rPr>
                <w:noProof/>
                <w:webHidden/>
              </w:rPr>
              <w:delText>22</w:delText>
            </w:r>
          </w:del>
          <w:r w:rsidR="00E66BB9">
            <w:rPr>
              <w:noProof/>
              <w:webHidden/>
            </w:rPr>
            <w:fldChar w:fldCharType="end"/>
          </w:r>
          <w:r>
            <w:rPr>
              <w:noProof/>
            </w:rPr>
            <w:fldChar w:fldCharType="end"/>
          </w:r>
        </w:p>
        <w:p w14:paraId="4C60F191" w14:textId="4625005B" w:rsidR="00E66BB9" w:rsidRDefault="0067398A">
          <w:pPr>
            <w:pStyle w:val="TM1"/>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"_Toc521751119" </w:instrText>
          </w:r>
          <w:r>
            <w:rPr>
              <w:rStyle w:val="Lienhypertexte"/>
            </w:rPr>
            <w:fldChar w:fldCharType="separate"/>
          </w:r>
          <w:r w:rsidR="00E66BB9" w:rsidRPr="00B94EAC">
            <w:rPr>
              <w:rStyle w:val="Lienhypertexte"/>
              <w:noProof/>
            </w:rPr>
            <w:t>AFFECTATION DES FONDS</w:t>
          </w:r>
          <w:r w:rsidR="00E66BB9">
            <w:rPr>
              <w:noProof/>
              <w:webHidden/>
            </w:rPr>
            <w:tab/>
          </w:r>
          <w:r w:rsidR="00E66BB9">
            <w:rPr>
              <w:noProof/>
              <w:webHidden/>
            </w:rPr>
            <w:fldChar w:fldCharType="begin"/>
          </w:r>
          <w:r w:rsidR="00E66BB9">
            <w:rPr>
              <w:noProof/>
              <w:webHidden/>
            </w:rPr>
            <w:instrText xml:space="preserve"> PAGEREF _Toc521751119 \h </w:instrText>
          </w:r>
          <w:r w:rsidR="00E66BB9">
            <w:rPr>
              <w:noProof/>
              <w:webHidden/>
            </w:rPr>
          </w:r>
          <w:r w:rsidR="00E66BB9">
            <w:rPr>
              <w:noProof/>
              <w:webHidden/>
            </w:rPr>
            <w:fldChar w:fldCharType="separate"/>
          </w:r>
          <w:ins w:id="75" w:author="Philippe Aubessard" w:date="2018-08-18T16:27:00Z">
            <w:r w:rsidR="001511BF">
              <w:rPr>
                <w:noProof/>
                <w:webHidden/>
              </w:rPr>
              <w:t>23</w:t>
            </w:r>
          </w:ins>
          <w:del w:id="76" w:author="Philippe Aubessard" w:date="2018-08-18T16:27:00Z">
            <w:r w:rsidR="00882278" w:rsidDel="001511BF">
              <w:rPr>
                <w:noProof/>
                <w:webHidden/>
              </w:rPr>
              <w:delText>24</w:delText>
            </w:r>
          </w:del>
          <w:r w:rsidR="00E66BB9">
            <w:rPr>
              <w:noProof/>
              <w:webHidden/>
            </w:rPr>
            <w:fldChar w:fldCharType="end"/>
          </w:r>
          <w:r>
            <w:rPr>
              <w:noProof/>
            </w:rPr>
            <w:fldChar w:fldCharType="end"/>
          </w:r>
        </w:p>
        <w:p w14:paraId="3E20215E" w14:textId="148B88E4" w:rsidR="00E66BB9" w:rsidRDefault="0067398A">
          <w:pPr>
            <w:pStyle w:val="TM2"/>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"_Toc521751120" </w:instrText>
          </w:r>
          <w:r>
            <w:rPr>
              <w:rStyle w:val="Lienhypertexte"/>
            </w:rPr>
            <w:fldChar w:fldCharType="separate"/>
          </w:r>
          <w:r w:rsidR="00E66BB9" w:rsidRPr="00B94EAC">
            <w:rPr>
              <w:rStyle w:val="Lienhypertexte"/>
              <w:noProof/>
            </w:rPr>
            <w:t>SOFT CAP ATTEINT</w:t>
          </w:r>
          <w:r w:rsidR="00E66BB9">
            <w:rPr>
              <w:noProof/>
              <w:webHidden/>
            </w:rPr>
            <w:tab/>
          </w:r>
          <w:r w:rsidR="00E66BB9">
            <w:rPr>
              <w:noProof/>
              <w:webHidden/>
            </w:rPr>
            <w:fldChar w:fldCharType="begin"/>
          </w:r>
          <w:r w:rsidR="00E66BB9">
            <w:rPr>
              <w:noProof/>
              <w:webHidden/>
            </w:rPr>
            <w:instrText xml:space="preserve"> PAGEREF _Toc521751120 \h </w:instrText>
          </w:r>
          <w:r w:rsidR="00E66BB9">
            <w:rPr>
              <w:noProof/>
              <w:webHidden/>
            </w:rPr>
          </w:r>
          <w:r w:rsidR="00E66BB9">
            <w:rPr>
              <w:noProof/>
              <w:webHidden/>
            </w:rPr>
            <w:fldChar w:fldCharType="separate"/>
          </w:r>
          <w:ins w:id="77" w:author="Philippe Aubessard" w:date="2018-08-18T16:27:00Z">
            <w:r w:rsidR="001511BF">
              <w:rPr>
                <w:noProof/>
                <w:webHidden/>
              </w:rPr>
              <w:t>23</w:t>
            </w:r>
          </w:ins>
          <w:del w:id="78" w:author="Philippe Aubessard" w:date="2018-08-18T16:27:00Z">
            <w:r w:rsidR="00882278" w:rsidDel="001511BF">
              <w:rPr>
                <w:noProof/>
                <w:webHidden/>
              </w:rPr>
              <w:delText>24</w:delText>
            </w:r>
          </w:del>
          <w:r w:rsidR="00E66BB9">
            <w:rPr>
              <w:noProof/>
              <w:webHidden/>
            </w:rPr>
            <w:fldChar w:fldCharType="end"/>
          </w:r>
          <w:r>
            <w:rPr>
              <w:noProof/>
            </w:rPr>
            <w:fldChar w:fldCharType="end"/>
          </w:r>
        </w:p>
        <w:p w14:paraId="71ACD6E2" w14:textId="480F4089" w:rsidR="00E66BB9" w:rsidRDefault="0067398A">
          <w:pPr>
            <w:pStyle w:val="TM2"/>
            <w:tabs>
              <w:tab w:val="right" w:leader="dot" w:pos="9062"/>
            </w:tabs>
            <w:rPr>
              <w:noProof/>
              <w:sz w:val="22"/>
              <w:szCs w:val="22"/>
              <w:lang w:eastAsia="fr-FR"/>
            </w:rPr>
          </w:pPr>
          <w:r>
            <w:rPr>
              <w:rStyle w:val="Lienhypertexte"/>
              <w:lang w:val="en-GB"/>
            </w:rPr>
            <w:fldChar w:fldCharType="begin"/>
          </w:r>
          <w:r>
            <w:rPr>
              <w:rStyle w:val="Lienhypertexte"/>
              <w:noProof/>
              <w:lang w:val="en-GB"/>
            </w:rPr>
            <w:instrText xml:space="preserve"> HYPERLINK \l "_Toc521751121" </w:instrText>
          </w:r>
          <w:r>
            <w:rPr>
              <w:rStyle w:val="Lienhypertexte"/>
              <w:lang w:val="en-GB"/>
            </w:rPr>
            <w:fldChar w:fldCharType="separate"/>
          </w:r>
          <w:r w:rsidR="00E66BB9" w:rsidRPr="00B94EAC">
            <w:rPr>
              <w:rStyle w:val="Lienhypertexte"/>
              <w:noProof/>
              <w:lang w:val="en-GB"/>
            </w:rPr>
            <w:t>HARD CAP ATTEINT</w:t>
          </w:r>
          <w:r w:rsidR="00E66BB9">
            <w:rPr>
              <w:noProof/>
              <w:webHidden/>
            </w:rPr>
            <w:tab/>
          </w:r>
          <w:r w:rsidR="00E66BB9">
            <w:rPr>
              <w:noProof/>
              <w:webHidden/>
            </w:rPr>
            <w:fldChar w:fldCharType="begin"/>
          </w:r>
          <w:r w:rsidR="00E66BB9">
            <w:rPr>
              <w:noProof/>
              <w:webHidden/>
            </w:rPr>
            <w:instrText xml:space="preserve"> PAGEREF _Toc521751121 \h </w:instrText>
          </w:r>
          <w:r w:rsidR="00E66BB9">
            <w:rPr>
              <w:noProof/>
              <w:webHidden/>
            </w:rPr>
          </w:r>
          <w:r w:rsidR="00E66BB9">
            <w:rPr>
              <w:noProof/>
              <w:webHidden/>
            </w:rPr>
            <w:fldChar w:fldCharType="separate"/>
          </w:r>
          <w:ins w:id="79" w:author="Philippe Aubessard" w:date="2018-08-18T16:27:00Z">
            <w:r w:rsidR="001511BF">
              <w:rPr>
                <w:noProof/>
                <w:webHidden/>
              </w:rPr>
              <w:t>23</w:t>
            </w:r>
          </w:ins>
          <w:del w:id="80" w:author="Philippe Aubessard" w:date="2018-08-18T16:27:00Z">
            <w:r w:rsidR="00882278" w:rsidDel="001511BF">
              <w:rPr>
                <w:noProof/>
                <w:webHidden/>
              </w:rPr>
              <w:delText>24</w:delText>
            </w:r>
          </w:del>
          <w:r w:rsidR="00E66BB9">
            <w:rPr>
              <w:noProof/>
              <w:webHidden/>
            </w:rPr>
            <w:fldChar w:fldCharType="end"/>
          </w:r>
          <w:r>
            <w:rPr>
              <w:noProof/>
            </w:rPr>
            <w:fldChar w:fldCharType="end"/>
          </w:r>
        </w:p>
        <w:p w14:paraId="0EBC7DBD" w14:textId="0C2B99F8" w:rsidR="00E66BB9" w:rsidRDefault="0067398A">
          <w:pPr>
            <w:pStyle w:val="TM1"/>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"_Toc521751122" </w:instrText>
          </w:r>
          <w:r>
            <w:rPr>
              <w:rStyle w:val="Lienhypertexte"/>
            </w:rPr>
            <w:fldChar w:fldCharType="separate"/>
          </w:r>
          <w:r w:rsidR="00E66BB9" w:rsidRPr="00B94EAC">
            <w:rPr>
              <w:rStyle w:val="Lienhypertexte"/>
              <w:noProof/>
            </w:rPr>
            <w:t>ROADMAP</w:t>
          </w:r>
          <w:r w:rsidR="00E66BB9">
            <w:rPr>
              <w:noProof/>
              <w:webHidden/>
            </w:rPr>
            <w:tab/>
          </w:r>
          <w:r w:rsidR="00E66BB9">
            <w:rPr>
              <w:noProof/>
              <w:webHidden/>
            </w:rPr>
            <w:fldChar w:fldCharType="begin"/>
          </w:r>
          <w:r w:rsidR="00E66BB9">
            <w:rPr>
              <w:noProof/>
              <w:webHidden/>
            </w:rPr>
            <w:instrText xml:space="preserve"> PAGEREF _Toc521751122 \h </w:instrText>
          </w:r>
          <w:r w:rsidR="00E66BB9">
            <w:rPr>
              <w:noProof/>
              <w:webHidden/>
            </w:rPr>
          </w:r>
          <w:r w:rsidR="00E66BB9">
            <w:rPr>
              <w:noProof/>
              <w:webHidden/>
            </w:rPr>
            <w:fldChar w:fldCharType="separate"/>
          </w:r>
          <w:ins w:id="81" w:author="Philippe Aubessard" w:date="2018-08-18T16:27:00Z">
            <w:r w:rsidR="001511BF">
              <w:rPr>
                <w:noProof/>
                <w:webHidden/>
              </w:rPr>
              <w:t>24</w:t>
            </w:r>
          </w:ins>
          <w:del w:id="82" w:author="Philippe Aubessard" w:date="2018-08-18T16:27:00Z">
            <w:r w:rsidR="00882278" w:rsidDel="001511BF">
              <w:rPr>
                <w:noProof/>
                <w:webHidden/>
              </w:rPr>
              <w:delText>25</w:delText>
            </w:r>
          </w:del>
          <w:r w:rsidR="00E66BB9">
            <w:rPr>
              <w:noProof/>
              <w:webHidden/>
            </w:rPr>
            <w:fldChar w:fldCharType="end"/>
          </w:r>
          <w:r>
            <w:rPr>
              <w:noProof/>
            </w:rPr>
            <w:fldChar w:fldCharType="end"/>
          </w:r>
        </w:p>
        <w:p w14:paraId="703062D8" w14:textId="7FBE7C88" w:rsidR="00E66BB9" w:rsidRDefault="0067398A">
          <w:pPr>
            <w:pStyle w:val="TM2"/>
            <w:tabs>
              <w:tab w:val="right" w:leader="dot" w:pos="9062"/>
            </w:tabs>
            <w:rPr>
              <w:noProof/>
              <w:sz w:val="22"/>
              <w:szCs w:val="22"/>
              <w:lang w:eastAsia="fr-FR"/>
            </w:rPr>
          </w:pPr>
          <w:r>
            <w:rPr>
              <w:rStyle w:val="Lienhypertexte"/>
              <w:lang w:eastAsia="fr-FR"/>
            </w:rPr>
            <w:fldChar w:fldCharType="begin"/>
          </w:r>
          <w:r>
            <w:rPr>
              <w:rStyle w:val="Lienhypertexte"/>
              <w:noProof/>
              <w:lang w:eastAsia="fr-FR"/>
            </w:rPr>
            <w:instrText xml:space="preserve"> HYPERLINK \l "_Toc521751123" </w:instrText>
          </w:r>
          <w:r>
            <w:rPr>
              <w:rStyle w:val="Lienhypertexte"/>
              <w:lang w:eastAsia="fr-FR"/>
            </w:rPr>
            <w:fldChar w:fldCharType="separate"/>
          </w:r>
          <w:r w:rsidR="00E66BB9" w:rsidRPr="00B94EAC">
            <w:rPr>
              <w:rStyle w:val="Lienhypertexte"/>
              <w:noProof/>
              <w:lang w:eastAsia="fr-FR"/>
            </w:rPr>
            <w:t>ROADMAP ICO</w:t>
          </w:r>
          <w:r w:rsidR="00E66BB9">
            <w:rPr>
              <w:noProof/>
              <w:webHidden/>
            </w:rPr>
            <w:tab/>
          </w:r>
          <w:r w:rsidR="00E66BB9">
            <w:rPr>
              <w:noProof/>
              <w:webHidden/>
            </w:rPr>
            <w:fldChar w:fldCharType="begin"/>
          </w:r>
          <w:r w:rsidR="00E66BB9">
            <w:rPr>
              <w:noProof/>
              <w:webHidden/>
            </w:rPr>
            <w:instrText xml:space="preserve"> PAGEREF _Toc521751123 \h </w:instrText>
          </w:r>
          <w:r w:rsidR="00E66BB9">
            <w:rPr>
              <w:noProof/>
              <w:webHidden/>
            </w:rPr>
          </w:r>
          <w:r w:rsidR="00E66BB9">
            <w:rPr>
              <w:noProof/>
              <w:webHidden/>
            </w:rPr>
            <w:fldChar w:fldCharType="separate"/>
          </w:r>
          <w:ins w:id="83" w:author="Philippe Aubessard" w:date="2018-08-18T16:27:00Z">
            <w:r w:rsidR="001511BF">
              <w:rPr>
                <w:noProof/>
                <w:webHidden/>
              </w:rPr>
              <w:t>24</w:t>
            </w:r>
          </w:ins>
          <w:del w:id="84" w:author="Philippe Aubessard" w:date="2018-08-18T16:27:00Z">
            <w:r w:rsidR="00882278" w:rsidDel="001511BF">
              <w:rPr>
                <w:noProof/>
                <w:webHidden/>
              </w:rPr>
              <w:delText>25</w:delText>
            </w:r>
          </w:del>
          <w:r w:rsidR="00E66BB9">
            <w:rPr>
              <w:noProof/>
              <w:webHidden/>
            </w:rPr>
            <w:fldChar w:fldCharType="end"/>
          </w:r>
          <w:r>
            <w:rPr>
              <w:noProof/>
            </w:rPr>
            <w:fldChar w:fldCharType="end"/>
          </w:r>
        </w:p>
        <w:p w14:paraId="0B4CF89A" w14:textId="49BC6B83" w:rsidR="00E66BB9" w:rsidRDefault="0067398A">
          <w:pPr>
            <w:pStyle w:val="TM2"/>
            <w:tabs>
              <w:tab w:val="right" w:leader="dot" w:pos="9062"/>
            </w:tabs>
            <w:rPr>
              <w:noProof/>
              <w:sz w:val="22"/>
              <w:szCs w:val="22"/>
              <w:lang w:eastAsia="fr-FR"/>
            </w:rPr>
          </w:pPr>
          <w:r>
            <w:rPr>
              <w:rStyle w:val="Lienhypertexte"/>
              <w:lang w:val="en-GB"/>
            </w:rPr>
            <w:fldChar w:fldCharType="begin"/>
          </w:r>
          <w:r>
            <w:rPr>
              <w:rStyle w:val="Lienhypertexte"/>
              <w:noProof/>
              <w:lang w:val="en-GB"/>
            </w:rPr>
            <w:instrText xml:space="preserve"> HYPERLINK \l "_Toc521751124" </w:instrText>
          </w:r>
          <w:r>
            <w:rPr>
              <w:rStyle w:val="Lienhypertexte"/>
              <w:lang w:val="en-GB"/>
            </w:rPr>
            <w:fldChar w:fldCharType="separate"/>
          </w:r>
          <w:r w:rsidR="00E66BB9" w:rsidRPr="00B94EAC">
            <w:rPr>
              <w:rStyle w:val="Lienhypertexte"/>
              <w:noProof/>
              <w:lang w:val="en-GB"/>
            </w:rPr>
            <w:t>ROADMAP SECURE SWAP</w:t>
          </w:r>
          <w:r w:rsidR="00E66BB9">
            <w:rPr>
              <w:noProof/>
              <w:webHidden/>
            </w:rPr>
            <w:tab/>
          </w:r>
          <w:r w:rsidR="00E66BB9">
            <w:rPr>
              <w:noProof/>
              <w:webHidden/>
            </w:rPr>
            <w:fldChar w:fldCharType="begin"/>
          </w:r>
          <w:r w:rsidR="00E66BB9">
            <w:rPr>
              <w:noProof/>
              <w:webHidden/>
            </w:rPr>
            <w:instrText xml:space="preserve"> PAGEREF _Toc521751124 \h </w:instrText>
          </w:r>
          <w:r w:rsidR="00E66BB9">
            <w:rPr>
              <w:noProof/>
              <w:webHidden/>
            </w:rPr>
          </w:r>
          <w:r w:rsidR="00E66BB9">
            <w:rPr>
              <w:noProof/>
              <w:webHidden/>
            </w:rPr>
            <w:fldChar w:fldCharType="separate"/>
          </w:r>
          <w:ins w:id="85" w:author="Philippe Aubessard" w:date="2018-08-18T16:27:00Z">
            <w:r w:rsidR="001511BF">
              <w:rPr>
                <w:noProof/>
                <w:webHidden/>
              </w:rPr>
              <w:t>25</w:t>
            </w:r>
          </w:ins>
          <w:del w:id="86" w:author="Philippe Aubessard" w:date="2018-08-18T16:27:00Z">
            <w:r w:rsidR="00882278" w:rsidDel="001511BF">
              <w:rPr>
                <w:noProof/>
                <w:webHidden/>
              </w:rPr>
              <w:delText>26</w:delText>
            </w:r>
          </w:del>
          <w:r w:rsidR="00E66BB9">
            <w:rPr>
              <w:noProof/>
              <w:webHidden/>
            </w:rPr>
            <w:fldChar w:fldCharType="end"/>
          </w:r>
          <w:r>
            <w:rPr>
              <w:noProof/>
            </w:rPr>
            <w:fldChar w:fldCharType="end"/>
          </w:r>
        </w:p>
        <w:p w14:paraId="22E9D070" w14:textId="5C754F0A" w:rsidR="00E66BB9" w:rsidRDefault="0067398A">
          <w:pPr>
            <w:pStyle w:val="TM1"/>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"_Toc521751125" </w:instrText>
          </w:r>
          <w:r>
            <w:rPr>
              <w:rStyle w:val="Lienhypertexte"/>
            </w:rPr>
            <w:fldChar w:fldCharType="separate"/>
          </w:r>
          <w:r w:rsidR="00E66BB9" w:rsidRPr="00B94EAC">
            <w:rPr>
              <w:rStyle w:val="Lienhypertexte"/>
              <w:noProof/>
            </w:rPr>
            <w:t>TEAM</w:t>
          </w:r>
          <w:r w:rsidR="00E66BB9">
            <w:rPr>
              <w:noProof/>
              <w:webHidden/>
            </w:rPr>
            <w:tab/>
          </w:r>
          <w:r w:rsidR="00E66BB9">
            <w:rPr>
              <w:noProof/>
              <w:webHidden/>
            </w:rPr>
            <w:fldChar w:fldCharType="begin"/>
          </w:r>
          <w:r w:rsidR="00E66BB9">
            <w:rPr>
              <w:noProof/>
              <w:webHidden/>
            </w:rPr>
            <w:instrText xml:space="preserve"> PAGEREF _Toc521751125 \h </w:instrText>
          </w:r>
          <w:r w:rsidR="00E66BB9">
            <w:rPr>
              <w:noProof/>
              <w:webHidden/>
            </w:rPr>
          </w:r>
          <w:r w:rsidR="00E66BB9">
            <w:rPr>
              <w:noProof/>
              <w:webHidden/>
            </w:rPr>
            <w:fldChar w:fldCharType="separate"/>
          </w:r>
          <w:ins w:id="87" w:author="Philippe Aubessard" w:date="2018-08-18T16:27:00Z">
            <w:r w:rsidR="001511BF">
              <w:rPr>
                <w:noProof/>
                <w:webHidden/>
              </w:rPr>
              <w:t>26</w:t>
            </w:r>
          </w:ins>
          <w:del w:id="88" w:author="Philippe Aubessard" w:date="2018-08-18T16:27:00Z">
            <w:r w:rsidR="00882278" w:rsidDel="001511BF">
              <w:rPr>
                <w:noProof/>
                <w:webHidden/>
              </w:rPr>
              <w:delText>27</w:delText>
            </w:r>
          </w:del>
          <w:r w:rsidR="00E66BB9">
            <w:rPr>
              <w:noProof/>
              <w:webHidden/>
            </w:rPr>
            <w:fldChar w:fldCharType="end"/>
          </w:r>
          <w:r>
            <w:rPr>
              <w:noProof/>
            </w:rPr>
            <w:fldChar w:fldCharType="end"/>
          </w:r>
        </w:p>
        <w:p w14:paraId="7EEE1DC5" w14:textId="1B66134B" w:rsidR="00E66BB9" w:rsidRDefault="0067398A">
          <w:pPr>
            <w:pStyle w:val="TM2"/>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"_Toc521751126" </w:instrText>
          </w:r>
          <w:r>
            <w:rPr>
              <w:rStyle w:val="Lienhypertexte"/>
            </w:rPr>
            <w:fldChar w:fldCharType="separate"/>
          </w:r>
          <w:r w:rsidR="00E66BB9" w:rsidRPr="00B94EAC">
            <w:rPr>
              <w:rStyle w:val="Lienhypertexte"/>
              <w:noProof/>
            </w:rPr>
            <w:t>MEMBRES</w:t>
          </w:r>
          <w:r w:rsidR="00E66BB9">
            <w:rPr>
              <w:noProof/>
              <w:webHidden/>
            </w:rPr>
            <w:tab/>
          </w:r>
          <w:r w:rsidR="00E66BB9">
            <w:rPr>
              <w:noProof/>
              <w:webHidden/>
            </w:rPr>
            <w:fldChar w:fldCharType="begin"/>
          </w:r>
          <w:r w:rsidR="00E66BB9">
            <w:rPr>
              <w:noProof/>
              <w:webHidden/>
            </w:rPr>
            <w:instrText xml:space="preserve"> PAGEREF _Toc521751126 \h </w:instrText>
          </w:r>
          <w:r w:rsidR="00E66BB9">
            <w:rPr>
              <w:noProof/>
              <w:webHidden/>
            </w:rPr>
          </w:r>
          <w:r w:rsidR="00E66BB9">
            <w:rPr>
              <w:noProof/>
              <w:webHidden/>
            </w:rPr>
            <w:fldChar w:fldCharType="separate"/>
          </w:r>
          <w:ins w:id="89" w:author="Philippe Aubessard" w:date="2018-08-18T16:27:00Z">
            <w:r w:rsidR="001511BF">
              <w:rPr>
                <w:noProof/>
                <w:webHidden/>
              </w:rPr>
              <w:t>26</w:t>
            </w:r>
          </w:ins>
          <w:del w:id="90" w:author="Philippe Aubessard" w:date="2018-08-18T16:27:00Z">
            <w:r w:rsidR="00882278" w:rsidDel="001511BF">
              <w:rPr>
                <w:noProof/>
                <w:webHidden/>
              </w:rPr>
              <w:delText>27</w:delText>
            </w:r>
          </w:del>
          <w:r w:rsidR="00E66BB9">
            <w:rPr>
              <w:noProof/>
              <w:webHidden/>
            </w:rPr>
            <w:fldChar w:fldCharType="end"/>
          </w:r>
          <w:r>
            <w:rPr>
              <w:noProof/>
            </w:rPr>
            <w:fldChar w:fldCharType="end"/>
          </w:r>
        </w:p>
        <w:p w14:paraId="0FF8FA8B" w14:textId="35FEE3DC" w:rsidR="00E66BB9" w:rsidRDefault="0067398A">
          <w:pPr>
            <w:pStyle w:val="TM2"/>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"_Toc521751127" </w:instrText>
          </w:r>
          <w:r>
            <w:rPr>
              <w:rStyle w:val="Lienhypertexte"/>
            </w:rPr>
            <w:fldChar w:fldCharType="separate"/>
          </w:r>
          <w:r w:rsidR="00E66BB9" w:rsidRPr="00B94EAC">
            <w:rPr>
              <w:rStyle w:val="Lienhypertexte"/>
              <w:noProof/>
            </w:rPr>
            <w:t>CONSEILLERS</w:t>
          </w:r>
          <w:r w:rsidR="00E66BB9">
            <w:rPr>
              <w:noProof/>
              <w:webHidden/>
            </w:rPr>
            <w:tab/>
          </w:r>
          <w:r w:rsidR="00E66BB9">
            <w:rPr>
              <w:noProof/>
              <w:webHidden/>
            </w:rPr>
            <w:fldChar w:fldCharType="begin"/>
          </w:r>
          <w:r w:rsidR="00E66BB9">
            <w:rPr>
              <w:noProof/>
              <w:webHidden/>
            </w:rPr>
            <w:instrText xml:space="preserve"> PAGEREF _Toc521751127 \h </w:instrText>
          </w:r>
          <w:r w:rsidR="00E66BB9">
            <w:rPr>
              <w:noProof/>
              <w:webHidden/>
            </w:rPr>
          </w:r>
          <w:r w:rsidR="00E66BB9">
            <w:rPr>
              <w:noProof/>
              <w:webHidden/>
            </w:rPr>
            <w:fldChar w:fldCharType="separate"/>
          </w:r>
          <w:ins w:id="91" w:author="Philippe Aubessard" w:date="2018-08-18T16:27:00Z">
            <w:r w:rsidR="001511BF">
              <w:rPr>
                <w:noProof/>
                <w:webHidden/>
              </w:rPr>
              <w:t>27</w:t>
            </w:r>
          </w:ins>
          <w:del w:id="92" w:author="Philippe Aubessard" w:date="2018-08-18T16:27:00Z">
            <w:r w:rsidR="00882278" w:rsidDel="001511BF">
              <w:rPr>
                <w:noProof/>
                <w:webHidden/>
              </w:rPr>
              <w:delText>28</w:delText>
            </w:r>
          </w:del>
          <w:r w:rsidR="00E66BB9">
            <w:rPr>
              <w:noProof/>
              <w:webHidden/>
            </w:rPr>
            <w:fldChar w:fldCharType="end"/>
          </w:r>
          <w:r>
            <w:rPr>
              <w:noProof/>
            </w:rPr>
            <w:fldChar w:fldCharType="end"/>
          </w:r>
        </w:p>
        <w:p w14:paraId="5DB0503B" w14:textId="0E7850EE" w:rsidR="00E66BB9" w:rsidRDefault="0067398A">
          <w:pPr>
            <w:pStyle w:val="TM1"/>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"_Toc521751128" </w:instrText>
          </w:r>
          <w:r>
            <w:rPr>
              <w:rStyle w:val="Lienhypertexte"/>
            </w:rPr>
            <w:fldChar w:fldCharType="separate"/>
          </w:r>
          <w:r w:rsidR="00E66BB9" w:rsidRPr="00B94EAC">
            <w:rPr>
              <w:rStyle w:val="Lienhypertexte"/>
              <w:noProof/>
            </w:rPr>
            <w:t>ASPECTS LÉGAUX</w:t>
          </w:r>
          <w:r w:rsidR="00E66BB9">
            <w:rPr>
              <w:noProof/>
              <w:webHidden/>
            </w:rPr>
            <w:tab/>
          </w:r>
          <w:r w:rsidR="00E66BB9">
            <w:rPr>
              <w:noProof/>
              <w:webHidden/>
            </w:rPr>
            <w:fldChar w:fldCharType="begin"/>
          </w:r>
          <w:r w:rsidR="00E66BB9">
            <w:rPr>
              <w:noProof/>
              <w:webHidden/>
            </w:rPr>
            <w:instrText xml:space="preserve"> PAGEREF _Toc521751128 \h </w:instrText>
          </w:r>
          <w:r w:rsidR="00E66BB9">
            <w:rPr>
              <w:noProof/>
              <w:webHidden/>
            </w:rPr>
          </w:r>
          <w:r w:rsidR="00E66BB9">
            <w:rPr>
              <w:noProof/>
              <w:webHidden/>
            </w:rPr>
            <w:fldChar w:fldCharType="separate"/>
          </w:r>
          <w:ins w:id="93" w:author="Philippe Aubessard" w:date="2018-08-18T16:27:00Z">
            <w:r w:rsidR="001511BF">
              <w:rPr>
                <w:noProof/>
                <w:webHidden/>
              </w:rPr>
              <w:t>28</w:t>
            </w:r>
          </w:ins>
          <w:del w:id="94" w:author="Philippe Aubessard" w:date="2018-08-18T16:27:00Z">
            <w:r w:rsidR="00882278" w:rsidDel="001511BF">
              <w:rPr>
                <w:noProof/>
                <w:webHidden/>
              </w:rPr>
              <w:delText>29</w:delText>
            </w:r>
          </w:del>
          <w:r w:rsidR="00E66BB9">
            <w:rPr>
              <w:noProof/>
              <w:webHidden/>
            </w:rPr>
            <w:fldChar w:fldCharType="end"/>
          </w:r>
          <w:r>
            <w:rPr>
              <w:noProof/>
            </w:rPr>
            <w:fldChar w:fldCharType="end"/>
          </w:r>
        </w:p>
        <w:p w14:paraId="5002C7F1" w14:textId="38C5846A" w:rsidR="00E66BB9" w:rsidRDefault="0067398A">
          <w:pPr>
            <w:pStyle w:val="TM2"/>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"_Toc521751129" </w:instrText>
          </w:r>
          <w:r>
            <w:rPr>
              <w:rStyle w:val="Lienhypertexte"/>
            </w:rPr>
            <w:fldChar w:fldCharType="separate"/>
          </w:r>
          <w:r w:rsidR="00E66BB9" w:rsidRPr="00B94EAC">
            <w:rPr>
              <w:rStyle w:val="Lienhypertexte"/>
              <w:noProof/>
            </w:rPr>
            <w:t>IMPLICATIONS LÉGALES AVEC LES TOKENS SSW</w:t>
          </w:r>
          <w:r w:rsidR="00E66BB9">
            <w:rPr>
              <w:noProof/>
              <w:webHidden/>
            </w:rPr>
            <w:tab/>
          </w:r>
          <w:r w:rsidR="00E66BB9">
            <w:rPr>
              <w:noProof/>
              <w:webHidden/>
            </w:rPr>
            <w:fldChar w:fldCharType="begin"/>
          </w:r>
          <w:r w:rsidR="00E66BB9">
            <w:rPr>
              <w:noProof/>
              <w:webHidden/>
            </w:rPr>
            <w:instrText xml:space="preserve"> PAGEREF _Toc521751129 \h </w:instrText>
          </w:r>
          <w:r w:rsidR="00E66BB9">
            <w:rPr>
              <w:noProof/>
              <w:webHidden/>
            </w:rPr>
          </w:r>
          <w:r w:rsidR="00E66BB9">
            <w:rPr>
              <w:noProof/>
              <w:webHidden/>
            </w:rPr>
            <w:fldChar w:fldCharType="separate"/>
          </w:r>
          <w:ins w:id="95" w:author="Philippe Aubessard" w:date="2018-08-18T16:27:00Z">
            <w:r w:rsidR="001511BF">
              <w:rPr>
                <w:noProof/>
                <w:webHidden/>
              </w:rPr>
              <w:t>28</w:t>
            </w:r>
          </w:ins>
          <w:del w:id="96" w:author="Philippe Aubessard" w:date="2018-08-18T16:27:00Z">
            <w:r w:rsidR="00882278" w:rsidDel="001511BF">
              <w:rPr>
                <w:noProof/>
                <w:webHidden/>
              </w:rPr>
              <w:delText>29</w:delText>
            </w:r>
          </w:del>
          <w:r w:rsidR="00E66BB9">
            <w:rPr>
              <w:noProof/>
              <w:webHidden/>
            </w:rPr>
            <w:fldChar w:fldCharType="end"/>
          </w:r>
          <w:r>
            <w:rPr>
              <w:noProof/>
            </w:rPr>
            <w:fldChar w:fldCharType="end"/>
          </w:r>
        </w:p>
        <w:p w14:paraId="15BD4098" w14:textId="0C75BB11" w:rsidR="00E66BB9" w:rsidRDefault="0067398A">
          <w:pPr>
            <w:pStyle w:val="TM1"/>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"_Toc521751130" </w:instrText>
          </w:r>
          <w:r>
            <w:rPr>
              <w:rStyle w:val="Lienhypertexte"/>
            </w:rPr>
            <w:fldChar w:fldCharType="separate"/>
          </w:r>
          <w:r w:rsidR="00E66BB9" w:rsidRPr="00B94EAC">
            <w:rPr>
              <w:rStyle w:val="Lienhypertexte"/>
              <w:noProof/>
            </w:rPr>
            <w:t>L’ENTREPRISE EXPLOITANT L’ECHANGEUR</w:t>
          </w:r>
          <w:r w:rsidR="00E66BB9">
            <w:rPr>
              <w:noProof/>
              <w:webHidden/>
            </w:rPr>
            <w:tab/>
          </w:r>
          <w:r w:rsidR="00E66BB9">
            <w:rPr>
              <w:noProof/>
              <w:webHidden/>
            </w:rPr>
            <w:fldChar w:fldCharType="begin"/>
          </w:r>
          <w:r w:rsidR="00E66BB9">
            <w:rPr>
              <w:noProof/>
              <w:webHidden/>
            </w:rPr>
            <w:instrText xml:space="preserve"> PAGEREF _Toc521751130 \h </w:instrText>
          </w:r>
          <w:r w:rsidR="00E66BB9">
            <w:rPr>
              <w:noProof/>
              <w:webHidden/>
            </w:rPr>
          </w:r>
          <w:r w:rsidR="00E66BB9">
            <w:rPr>
              <w:noProof/>
              <w:webHidden/>
            </w:rPr>
            <w:fldChar w:fldCharType="separate"/>
          </w:r>
          <w:ins w:id="97" w:author="Philippe Aubessard" w:date="2018-08-18T16:27:00Z">
            <w:r w:rsidR="001511BF">
              <w:rPr>
                <w:noProof/>
                <w:webHidden/>
              </w:rPr>
              <w:t>29</w:t>
            </w:r>
          </w:ins>
          <w:del w:id="98" w:author="Philippe Aubessard" w:date="2018-08-18T16:27:00Z">
            <w:r w:rsidR="00882278" w:rsidDel="001511BF">
              <w:rPr>
                <w:noProof/>
                <w:webHidden/>
              </w:rPr>
              <w:delText>30</w:delText>
            </w:r>
          </w:del>
          <w:r w:rsidR="00E66BB9">
            <w:rPr>
              <w:noProof/>
              <w:webHidden/>
            </w:rPr>
            <w:fldChar w:fldCharType="end"/>
          </w:r>
          <w:r>
            <w:rPr>
              <w:noProof/>
            </w:rPr>
            <w:fldChar w:fldCharType="end"/>
          </w:r>
        </w:p>
        <w:p w14:paraId="1863CB1B" w14:textId="1B962583" w:rsidR="00E66BB9" w:rsidRDefault="0067398A">
          <w:pPr>
            <w:pStyle w:val="TM1"/>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"_Toc521751131" </w:instrText>
          </w:r>
          <w:r>
            <w:rPr>
              <w:rStyle w:val="Lienhypertexte"/>
            </w:rPr>
            <w:fldChar w:fldCharType="separate"/>
          </w:r>
          <w:r w:rsidR="00E66BB9" w:rsidRPr="00B94EAC">
            <w:rPr>
              <w:rStyle w:val="Lienhypertexte"/>
              <w:noProof/>
            </w:rPr>
            <w:t>FAQ</w:t>
          </w:r>
          <w:r w:rsidR="00E66BB9">
            <w:rPr>
              <w:noProof/>
              <w:webHidden/>
            </w:rPr>
            <w:tab/>
          </w:r>
          <w:r w:rsidR="00E66BB9">
            <w:rPr>
              <w:noProof/>
              <w:webHidden/>
            </w:rPr>
            <w:fldChar w:fldCharType="begin"/>
          </w:r>
          <w:r w:rsidR="00E66BB9">
            <w:rPr>
              <w:noProof/>
              <w:webHidden/>
            </w:rPr>
            <w:instrText xml:space="preserve"> PAGEREF _Toc521751131 \h </w:instrText>
          </w:r>
          <w:r w:rsidR="00E66BB9">
            <w:rPr>
              <w:noProof/>
              <w:webHidden/>
            </w:rPr>
          </w:r>
          <w:r w:rsidR="00E66BB9">
            <w:rPr>
              <w:noProof/>
              <w:webHidden/>
            </w:rPr>
            <w:fldChar w:fldCharType="separate"/>
          </w:r>
          <w:ins w:id="99" w:author="Philippe Aubessard" w:date="2018-08-18T16:27:00Z">
            <w:r w:rsidR="001511BF">
              <w:rPr>
                <w:noProof/>
                <w:webHidden/>
              </w:rPr>
              <w:t>30</w:t>
            </w:r>
          </w:ins>
          <w:del w:id="100" w:author="Philippe Aubessard" w:date="2018-08-18T16:27:00Z">
            <w:r w:rsidR="00882278" w:rsidDel="001511BF">
              <w:rPr>
                <w:noProof/>
                <w:webHidden/>
              </w:rPr>
              <w:delText>31</w:delText>
            </w:r>
          </w:del>
          <w:r w:rsidR="00E66BB9">
            <w:rPr>
              <w:noProof/>
              <w:webHidden/>
            </w:rPr>
            <w:fldChar w:fldCharType="end"/>
          </w:r>
          <w:r>
            <w:rPr>
              <w:noProof/>
            </w:rPr>
            <w:fldChar w:fldCharType="end"/>
          </w:r>
        </w:p>
        <w:p w14:paraId="47739403" w14:textId="6A29DE1E" w:rsidR="00E66BB9" w:rsidRDefault="0067398A">
          <w:pPr>
            <w:pStyle w:val="TM2"/>
            <w:tabs>
              <w:tab w:val="right" w:leader="dot" w:pos="9062"/>
            </w:tabs>
            <w:rPr>
              <w:noProof/>
              <w:sz w:val="22"/>
              <w:szCs w:val="22"/>
              <w:lang w:eastAsia="fr-FR"/>
            </w:rPr>
          </w:pPr>
          <w:r>
            <w:rPr>
              <w:rStyle w:val="Lienhypertexte"/>
            </w:rPr>
            <w:fldChar w:fldCharType="begin"/>
          </w:r>
          <w:r>
            <w:rPr>
              <w:rStyle w:val="Lienhypertexte"/>
              <w:noProof/>
            </w:rPr>
            <w:instrText xml:space="preserve"> HYPERLINK \l "_Toc521751132" </w:instrText>
          </w:r>
          <w:r>
            <w:rPr>
              <w:rStyle w:val="Lienhypertexte"/>
            </w:rPr>
            <w:fldChar w:fldCharType="separate"/>
          </w:r>
          <w:r w:rsidR="00E66BB9" w:rsidRPr="00B94EAC">
            <w:rPr>
              <w:rStyle w:val="Lienhypertexte"/>
              <w:noProof/>
            </w:rPr>
            <w:t>FAQ SECURE SWAP</w:t>
          </w:r>
          <w:r w:rsidR="00E66BB9">
            <w:rPr>
              <w:noProof/>
              <w:webHidden/>
            </w:rPr>
            <w:tab/>
          </w:r>
          <w:r w:rsidR="00E66BB9">
            <w:rPr>
              <w:noProof/>
              <w:webHidden/>
            </w:rPr>
            <w:fldChar w:fldCharType="begin"/>
          </w:r>
          <w:r w:rsidR="00E66BB9">
            <w:rPr>
              <w:noProof/>
              <w:webHidden/>
            </w:rPr>
            <w:instrText xml:space="preserve"> PAGEREF _Toc521751132 \h </w:instrText>
          </w:r>
          <w:r w:rsidR="00E66BB9">
            <w:rPr>
              <w:noProof/>
              <w:webHidden/>
            </w:rPr>
          </w:r>
          <w:r w:rsidR="00E66BB9">
            <w:rPr>
              <w:noProof/>
              <w:webHidden/>
            </w:rPr>
            <w:fldChar w:fldCharType="separate"/>
          </w:r>
          <w:ins w:id="101" w:author="Philippe Aubessard" w:date="2018-08-18T16:27:00Z">
            <w:r w:rsidR="001511BF">
              <w:rPr>
                <w:noProof/>
                <w:webHidden/>
              </w:rPr>
              <w:t>30</w:t>
            </w:r>
          </w:ins>
          <w:del w:id="102" w:author="Philippe Aubessard" w:date="2018-08-18T16:27:00Z">
            <w:r w:rsidR="00882278" w:rsidDel="001511BF">
              <w:rPr>
                <w:noProof/>
                <w:webHidden/>
              </w:rPr>
              <w:delText>31</w:delText>
            </w:r>
          </w:del>
          <w:r w:rsidR="00E66BB9">
            <w:rPr>
              <w:noProof/>
              <w:webHidden/>
            </w:rPr>
            <w:fldChar w:fldCharType="end"/>
          </w:r>
          <w:r>
            <w:rPr>
              <w:noProof/>
            </w:rPr>
            <w:fldChar w:fldCharType="end"/>
          </w:r>
        </w:p>
        <w:p w14:paraId="7BA0A5A8" w14:textId="7F0EC9C0" w:rsidR="000A5790" w:rsidRDefault="000A5790" w:rsidP="000A5790">
          <w:r>
            <w:rPr>
              <w:b/>
              <w:bCs/>
              <w:noProof/>
            </w:rPr>
            <w:fldChar w:fldCharType="end"/>
          </w:r>
        </w:p>
      </w:sdtContent>
    </w:sdt>
    <w:p w14:paraId="5D001C82" w14:textId="77777777" w:rsidR="00B57C82" w:rsidRDefault="00B57C82">
      <w:pPr>
        <w:rPr>
          <w:rFonts w:ascii="Arial" w:hAnsi="Arial" w:cs="Arial"/>
          <w:sz w:val="24"/>
          <w:szCs w:val="24"/>
        </w:rPr>
      </w:pPr>
    </w:p>
    <w:p w14:paraId="68529871" w14:textId="77777777" w:rsidR="003A1A9E" w:rsidRPr="00B90619" w:rsidRDefault="003A1A9E">
      <w:pPr>
        <w:rPr>
          <w:rFonts w:ascii="Arial" w:hAnsi="Arial" w:cs="Arial"/>
          <w:sz w:val="24"/>
          <w:szCs w:val="24"/>
        </w:rPr>
      </w:pPr>
    </w:p>
    <w:p w14:paraId="43AF1280" w14:textId="4720EB55" w:rsidR="00E73756" w:rsidRDefault="00E73756">
      <w:r>
        <w:br w:type="page"/>
      </w:r>
    </w:p>
    <w:p w14:paraId="54F1047A" w14:textId="524F4E01" w:rsidR="00D33C61" w:rsidRDefault="00D33C61" w:rsidP="00D33C61">
      <w:pPr>
        <w:pStyle w:val="Titre1"/>
      </w:pPr>
      <w:bookmarkStart w:id="103" w:name="_Toc521751082"/>
      <w:r>
        <w:lastRenderedPageBreak/>
        <w:t>PRÉSENTATION DE SECURE SWAP</w:t>
      </w:r>
      <w:bookmarkEnd w:id="103"/>
    </w:p>
    <w:p w14:paraId="7A39398F" w14:textId="77777777" w:rsidR="00D33C61" w:rsidRDefault="00D33C61">
      <w:pPr>
        <w:rPr>
          <w:rFonts w:ascii="Arial" w:hAnsi="Arial" w:cs="Arial"/>
          <w:sz w:val="24"/>
          <w:szCs w:val="24"/>
        </w:rPr>
      </w:pPr>
    </w:p>
    <w:p w14:paraId="764D7895" w14:textId="77777777" w:rsidR="00DE6D42" w:rsidRDefault="00DE6D42" w:rsidP="00DE6D42">
      <w:pPr>
        <w:rPr>
          <w:rFonts w:ascii="Arial" w:hAnsi="Arial" w:cs="Arial"/>
          <w:sz w:val="24"/>
          <w:szCs w:val="24"/>
        </w:rPr>
      </w:pPr>
      <w:r>
        <w:rPr>
          <w:rFonts w:ascii="Arial" w:hAnsi="Arial" w:cs="Arial"/>
          <w:sz w:val="24"/>
          <w:szCs w:val="24"/>
        </w:rPr>
        <w:t xml:space="preserve">La partie résumé et points forts s’adresse à ceux qui ne voudraient pas lire en détail tout le document, ou pour ceux qui veulent se faire une idée préalable rapide de ce projet, avant d’en faire une lecture plus approfondie. </w:t>
      </w:r>
    </w:p>
    <w:p w14:paraId="7BAE405F" w14:textId="13711D68" w:rsidR="00DE6D42" w:rsidRDefault="00845B7F" w:rsidP="00845B7F">
      <w:pPr>
        <w:tabs>
          <w:tab w:val="left" w:pos="1485"/>
        </w:tabs>
        <w:rPr>
          <w:rFonts w:ascii="Arial" w:hAnsi="Arial" w:cs="Arial"/>
          <w:sz w:val="24"/>
          <w:szCs w:val="24"/>
        </w:rPr>
      </w:pPr>
      <w:r>
        <w:rPr>
          <w:rFonts w:ascii="Arial" w:hAnsi="Arial" w:cs="Arial"/>
          <w:sz w:val="24"/>
          <w:szCs w:val="24"/>
        </w:rPr>
        <w:tab/>
      </w:r>
    </w:p>
    <w:p w14:paraId="1D72CA15" w14:textId="370932F6" w:rsidR="00DE6D42" w:rsidRPr="00A235FC" w:rsidRDefault="00E30D62" w:rsidP="00A235FC">
      <w:pPr>
        <w:pStyle w:val="Titre2"/>
      </w:pPr>
      <w:bookmarkStart w:id="104" w:name="_Toc521751083"/>
      <w:r>
        <w:rPr>
          <w:rFonts w:ascii="Arial" w:hAnsi="Arial" w:cs="Arial"/>
          <w:sz w:val="24"/>
          <w:szCs w:val="24"/>
        </w:rPr>
        <w:t>R</w:t>
      </w:r>
      <w:r>
        <w:t>ÉSUMÉ</w:t>
      </w:r>
      <w:bookmarkEnd w:id="104"/>
    </w:p>
    <w:p w14:paraId="38D114DD" w14:textId="77777777" w:rsidR="00845B7F" w:rsidRDefault="00845B7F">
      <w:pPr>
        <w:rPr>
          <w:rFonts w:ascii="Arial" w:hAnsi="Arial" w:cs="Arial"/>
          <w:sz w:val="24"/>
          <w:szCs w:val="24"/>
        </w:rPr>
      </w:pPr>
    </w:p>
    <w:p w14:paraId="65508447" w14:textId="77777777" w:rsidR="00DE6D42" w:rsidRDefault="00DE6D42" w:rsidP="00DE6D42">
      <w:r>
        <w:t>Secure Swap, une nouvelle génération d’échangeur :</w:t>
      </w:r>
    </w:p>
    <w:p w14:paraId="5CEF8111" w14:textId="41B37BDD" w:rsidR="00DE6D42" w:rsidRDefault="00E30D62" w:rsidP="00DE6D42">
      <w:r>
        <w:t xml:space="preserve">L’Echangeur </w:t>
      </w:r>
      <w:r w:rsidR="00DE6D42">
        <w:t>peut fonctionner sans le support d’une société opérante, du fait de son architecture p2p et de l’absence de serveurs centraux.</w:t>
      </w:r>
    </w:p>
    <w:p w14:paraId="6B374AE1" w14:textId="77777777" w:rsidR="00DE6D42" w:rsidRDefault="00DE6D42" w:rsidP="00DE6D42">
      <w:r>
        <w:t>Il est open source.</w:t>
      </w:r>
    </w:p>
    <w:p w14:paraId="4340948C" w14:textId="0E1747DC" w:rsidR="00DE6D42" w:rsidRDefault="00DE6D42" w:rsidP="00DE6D42">
      <w:r>
        <w:t xml:space="preserve">Sa technologie est </w:t>
      </w:r>
      <w:r w:rsidR="00E30D62">
        <w:t xml:space="preserve">fortement </w:t>
      </w:r>
      <w:r>
        <w:t>modulaire, permettant d’ajouter des services (support de crypto-monnaies, support d’échanges fiat) par ceux qui le désirent et ainsi, d’en devenir acteur.</w:t>
      </w:r>
    </w:p>
    <w:p w14:paraId="1F8F8D9C" w14:textId="6F7DDFF3" w:rsidR="00DE6D42" w:rsidRDefault="00DE6D42" w:rsidP="00DE6D42">
      <w:r>
        <w:t xml:space="preserve">Il permet </w:t>
      </w:r>
      <w:r w:rsidR="002447DD">
        <w:t xml:space="preserve">aux </w:t>
      </w:r>
      <w:r w:rsidR="00C47E70">
        <w:t>NodeOwners</w:t>
      </w:r>
      <w:r w:rsidR="002447DD">
        <w:t xml:space="preserve"> (utilisateur</w:t>
      </w:r>
      <w:r w:rsidR="007A0515">
        <w:t>s</w:t>
      </w:r>
      <w:r w:rsidR="002447DD">
        <w:t xml:space="preserve"> faisant fonctionner un ou des nodes passerelles)</w:t>
      </w:r>
      <w:r>
        <w:t xml:space="preserve"> d’en tirer une source de revenu, en supportant son fonctionnement communautaire.</w:t>
      </w:r>
    </w:p>
    <w:p w14:paraId="61386FD6" w14:textId="4E767C0A" w:rsidR="00DE6D42" w:rsidRDefault="00DE6D42" w:rsidP="00DE6D42">
      <w:r>
        <w:t xml:space="preserve">Sa technologie inspirée des échanges de fichiers </w:t>
      </w:r>
      <w:r w:rsidR="00E30D62">
        <w:t xml:space="preserve">type P2P comme </w:t>
      </w:r>
      <w:r w:rsidR="007C502F">
        <w:t>BitTorrent</w:t>
      </w:r>
      <w:r w:rsidR="00D97AEE">
        <w:t>,</w:t>
      </w:r>
      <w:r w:rsidR="002447DD">
        <w:t xml:space="preserve"> rend</w:t>
      </w:r>
      <w:r>
        <w:t xml:space="preserve"> le cœur du système à l’abri de régulations et d’interdictions brutales des crypto-monnaies</w:t>
      </w:r>
      <w:r w:rsidR="00E30D62">
        <w:t>. Ces régulations</w:t>
      </w:r>
      <w:r>
        <w:t xml:space="preserve"> peu</w:t>
      </w:r>
      <w:r w:rsidR="00E30D62">
        <w:t>ven</w:t>
      </w:r>
      <w:r>
        <w:t>t représenter un risque pour ceux qui en détiennent, suivant leur lieu de résidence</w:t>
      </w:r>
      <w:r w:rsidR="00E30D62">
        <w:t>. Secure</w:t>
      </w:r>
      <w:r w:rsidR="007C502F">
        <w:t xml:space="preserve"> </w:t>
      </w:r>
      <w:r w:rsidR="00E30D62">
        <w:t>Swap</w:t>
      </w:r>
      <w:r>
        <w:t xml:space="preserve"> offre une porte de sortie toujours </w:t>
      </w:r>
      <w:r w:rsidR="002447DD">
        <w:t>disponible</w:t>
      </w:r>
      <w:r>
        <w:t>.</w:t>
      </w:r>
    </w:p>
    <w:p w14:paraId="4D276099" w14:textId="27354C93" w:rsidR="00DE6D42" w:rsidRDefault="00DE6D42" w:rsidP="00DE6D42">
      <w:r>
        <w:t>Il est totalement anonyme (du moins autant que le permettent les crypto-monnaies échangées) lorsque l’on échange des crypto-monnaies entre elles.</w:t>
      </w:r>
    </w:p>
    <w:p w14:paraId="7AB1B115" w14:textId="69EC6917" w:rsidR="00DE6D42" w:rsidRDefault="00DE6D42" w:rsidP="00DE6D42">
      <w:r>
        <w:t>Néanmoins, dès qu’il s’agit d’échanger des crypto-monnaies avec des devises fiat, il permet de respecter totalement les r</w:t>
      </w:r>
      <w:r w:rsidR="00E30D62">
        <w:t>èglementations</w:t>
      </w:r>
      <w:r>
        <w:t xml:space="preserve"> en vigueur, du fait de son aspect modulaire et de la nette séparation des systèmes échangeant des devises fiat avec les crypto-monnaies du reste des échanges.</w:t>
      </w:r>
    </w:p>
    <w:p w14:paraId="0DE37B3A" w14:textId="5193B0B8" w:rsidR="00DE6D42" w:rsidRDefault="00DE6D42" w:rsidP="00DE6D42">
      <w:r>
        <w:t xml:space="preserve">Ce dernier aspect permet aussi à ceux qui le </w:t>
      </w:r>
      <w:r w:rsidR="007647C5">
        <w:t>souhaitent</w:t>
      </w:r>
      <w:r>
        <w:t xml:space="preserve"> d’opérer</w:t>
      </w:r>
      <w:r w:rsidR="007647C5">
        <w:t>,</w:t>
      </w:r>
      <w:r>
        <w:t xml:space="preserve"> </w:t>
      </w:r>
      <w:r w:rsidR="007647C5">
        <w:t xml:space="preserve">à partir </w:t>
      </w:r>
      <w:r w:rsidR="002447DD">
        <w:t>d’une</w:t>
      </w:r>
      <w:r>
        <w:t xml:space="preserve"> structure légale</w:t>
      </w:r>
      <w:r w:rsidR="007647C5">
        <w:t>,</w:t>
      </w:r>
      <w:r>
        <w:t xml:space="preserve"> une activité professionnelle d’échange de crypto-monnaies vers devises fiat, dans les devises </w:t>
      </w:r>
      <w:r w:rsidR="007647C5">
        <w:t>de leur choix</w:t>
      </w:r>
      <w:r>
        <w:t>.</w:t>
      </w:r>
    </w:p>
    <w:p w14:paraId="6AFB18A4" w14:textId="51713379" w:rsidR="00DE6D42" w:rsidRDefault="002447DD" w:rsidP="00DE6D42">
      <w:r>
        <w:t>S</w:t>
      </w:r>
      <w:r w:rsidR="007647C5">
        <w:t xml:space="preserve">on protocole de </w:t>
      </w:r>
      <w:r>
        <w:t>fonctionnement intègre</w:t>
      </w:r>
      <w:r w:rsidR="00DE6D42">
        <w:t xml:space="preserve"> des systèmes de détection d’anomalies entrainant l’arrêt automatique des échanges sur les crypto-monnaies concernées par une tentative d</w:t>
      </w:r>
      <w:r w:rsidR="007647C5">
        <w:t xml:space="preserve">e </w:t>
      </w:r>
      <w:r w:rsidR="00DE6D42">
        <w:t>hacking.</w:t>
      </w:r>
    </w:p>
    <w:p w14:paraId="3DED2ABD" w14:textId="0A434406" w:rsidR="00DE6D42" w:rsidRDefault="00DE6D42" w:rsidP="00DE6D42">
      <w:r>
        <w:t>Son client de trading offre un niveau de confort et d’ergonomie comparables au</w:t>
      </w:r>
      <w:r w:rsidR="007647C5">
        <w:t>x</w:t>
      </w:r>
      <w:r>
        <w:t xml:space="preserve"> meilleurs logiciels de trading sur les marchés </w:t>
      </w:r>
      <w:r w:rsidR="007647C5">
        <w:t xml:space="preserve">boursiers </w:t>
      </w:r>
      <w:r>
        <w:t>classiques.</w:t>
      </w:r>
    </w:p>
    <w:p w14:paraId="355C1669" w14:textId="77777777" w:rsidR="00DE6D42" w:rsidRDefault="00DE6D42">
      <w:pPr>
        <w:rPr>
          <w:rFonts w:ascii="Arial" w:hAnsi="Arial" w:cs="Arial"/>
          <w:sz w:val="24"/>
          <w:szCs w:val="24"/>
        </w:rPr>
      </w:pPr>
    </w:p>
    <w:p w14:paraId="08929AC1" w14:textId="77777777" w:rsidR="00DE6D42" w:rsidRDefault="00DE6D42">
      <w:pPr>
        <w:rPr>
          <w:caps/>
          <w:spacing w:val="15"/>
        </w:rPr>
      </w:pPr>
      <w:r>
        <w:br w:type="page"/>
      </w:r>
    </w:p>
    <w:p w14:paraId="5443FFB4" w14:textId="31257CCD" w:rsidR="00B57C82" w:rsidRPr="00EB08B4" w:rsidRDefault="003121AA" w:rsidP="00EB08B4">
      <w:pPr>
        <w:pStyle w:val="Titre2"/>
      </w:pPr>
      <w:bookmarkStart w:id="105" w:name="_Toc521751084"/>
      <w:r>
        <w:lastRenderedPageBreak/>
        <w:t>POINTS FORTS</w:t>
      </w:r>
      <w:bookmarkEnd w:id="105"/>
    </w:p>
    <w:p w14:paraId="2CCB02B4" w14:textId="77279A67" w:rsidR="00216300" w:rsidRPr="00216300" w:rsidRDefault="00216300" w:rsidP="00216300">
      <w:pPr>
        <w:pStyle w:val="Titre3"/>
      </w:pPr>
      <w:bookmarkStart w:id="106" w:name="_Toc521751085"/>
      <w:r w:rsidRPr="00216300">
        <w:t>SÉCURITÉ</w:t>
      </w:r>
      <w:bookmarkEnd w:id="106"/>
    </w:p>
    <w:p w14:paraId="7FDEA318" w14:textId="5FCCBC1F" w:rsidR="00B57C82" w:rsidRDefault="00B57C82" w:rsidP="00B57C82">
      <w:pPr>
        <w:pStyle w:val="Paragraphedeliste"/>
        <w:numPr>
          <w:ilvl w:val="0"/>
          <w:numId w:val="5"/>
        </w:numPr>
      </w:pPr>
      <w:r>
        <w:t xml:space="preserve">Système sécurisé par conception, avec détection des tentatives </w:t>
      </w:r>
      <w:r w:rsidR="00DE6D42">
        <w:t>d</w:t>
      </w:r>
      <w:r w:rsidR="007647C5">
        <w:t xml:space="preserve">e </w:t>
      </w:r>
      <w:r w:rsidR="00DE6D42">
        <w:t>hacking</w:t>
      </w:r>
      <w:r>
        <w:t xml:space="preserve">, alerte et arrêt </w:t>
      </w:r>
      <w:r w:rsidR="007647C5">
        <w:t xml:space="preserve">automatique </w:t>
      </w:r>
      <w:r>
        <w:t>des parties concernées.</w:t>
      </w:r>
    </w:p>
    <w:p w14:paraId="1B23C2D0" w14:textId="77777777" w:rsidR="00B57C82" w:rsidRDefault="00B57C82" w:rsidP="00B57C82">
      <w:pPr>
        <w:pStyle w:val="Paragraphedeliste"/>
        <w:numPr>
          <w:ilvl w:val="0"/>
          <w:numId w:val="5"/>
        </w:numPr>
      </w:pPr>
      <w:r>
        <w:t>Système réellement décentralisé, les utilisateurs resten</w:t>
      </w:r>
      <w:r w:rsidR="00C971D8">
        <w:t>t en possession de leurs crypto-</w:t>
      </w:r>
      <w:r>
        <w:t>monnaies jusqu’au moment d’effectuer un échange.</w:t>
      </w:r>
    </w:p>
    <w:p w14:paraId="45F5590A" w14:textId="2D812A78" w:rsidR="00B57C82" w:rsidRDefault="00B57C82" w:rsidP="00B57C82">
      <w:pPr>
        <w:pStyle w:val="Paragraphedeliste"/>
        <w:numPr>
          <w:ilvl w:val="0"/>
          <w:numId w:val="5"/>
        </w:numPr>
      </w:pPr>
      <w:r>
        <w:t>Par sa nature totalement décentralisée, pas de tiers de confiance, pas de prise pour les régulateurs pour empêcher son utilisation.</w:t>
      </w:r>
    </w:p>
    <w:p w14:paraId="4F47084C" w14:textId="6795222C" w:rsidR="00DE6D42" w:rsidRDefault="00DE6D42" w:rsidP="00DE6D42">
      <w:pPr>
        <w:pStyle w:val="Paragraphedeliste"/>
        <w:numPr>
          <w:ilvl w:val="0"/>
          <w:numId w:val="5"/>
        </w:numPr>
      </w:pPr>
      <w:r>
        <w:t>Pas de concentration de crypto-monnaies, ce qui est une cible de choix pour les hackers dans les échangeurs centralisés</w:t>
      </w:r>
      <w:r w:rsidR="007647C5">
        <w:t>. Mais aussi dans les échangeurs dits</w:t>
      </w:r>
      <w:r>
        <w:t xml:space="preserve"> décentralisés </w:t>
      </w:r>
      <w:r w:rsidR="007647C5">
        <w:t xml:space="preserve">mais dont l’architecture implique la </w:t>
      </w:r>
      <w:r w:rsidR="007A0515">
        <w:t>concentration des</w:t>
      </w:r>
      <w:r w:rsidR="007647C5">
        <w:t xml:space="preserve"> crypto</w:t>
      </w:r>
      <w:r w:rsidR="00A235FC">
        <w:t>-monnaies ou</w:t>
      </w:r>
      <w:r w:rsidR="00F40FCC">
        <w:t xml:space="preserve"> de</w:t>
      </w:r>
      <w:r w:rsidR="00A235FC">
        <w:t xml:space="preserve"> tokens</w:t>
      </w:r>
      <w:r>
        <w:t>.</w:t>
      </w:r>
    </w:p>
    <w:p w14:paraId="7065A64D" w14:textId="77777777" w:rsidR="00B57C82" w:rsidRDefault="00B57C82" w:rsidP="00B57C82">
      <w:pPr>
        <w:pStyle w:val="Paragraphedeliste"/>
        <w:numPr>
          <w:ilvl w:val="0"/>
          <w:numId w:val="5"/>
        </w:numPr>
      </w:pPr>
      <w:r>
        <w:t>Un système ouvert qui permet à chacun d’en contrôler le code, le fonctionnement et la sécurité.</w:t>
      </w:r>
    </w:p>
    <w:p w14:paraId="06A9D7BB" w14:textId="77777777" w:rsidR="00B57C82" w:rsidRDefault="00B57C82" w:rsidP="00B57C82">
      <w:pPr>
        <w:pStyle w:val="Paragraphedeliste"/>
      </w:pPr>
    </w:p>
    <w:p w14:paraId="5075ABAC" w14:textId="528267F3" w:rsidR="00EE0F71" w:rsidRPr="00EE0F71" w:rsidRDefault="00EE0F71" w:rsidP="009F68CA">
      <w:pPr>
        <w:pStyle w:val="Titre3"/>
        <w:tabs>
          <w:tab w:val="left" w:pos="5277"/>
        </w:tabs>
      </w:pPr>
      <w:bookmarkStart w:id="107" w:name="_Toc521751086"/>
      <w:r>
        <w:t>DISPONIBILITÉ</w:t>
      </w:r>
      <w:bookmarkEnd w:id="107"/>
    </w:p>
    <w:p w14:paraId="0AB7E5BC" w14:textId="429C27F9" w:rsidR="00B57C82" w:rsidRDefault="00B57C82" w:rsidP="00B57C82">
      <w:pPr>
        <w:pStyle w:val="Paragraphedeliste"/>
        <w:numPr>
          <w:ilvl w:val="0"/>
          <w:numId w:val="5"/>
        </w:numPr>
      </w:pPr>
      <w:r>
        <w:t xml:space="preserve">Système </w:t>
      </w:r>
      <w:r w:rsidR="000C724C">
        <w:t xml:space="preserve">fortement </w:t>
      </w:r>
      <w:r>
        <w:t>redondant, garantissant une résistance à la panne, donc une grande disponibilité du service, même en cas de charge importante.</w:t>
      </w:r>
    </w:p>
    <w:p w14:paraId="4BF52527" w14:textId="77777777" w:rsidR="00B57C82" w:rsidRDefault="00B57C82" w:rsidP="00B57C82">
      <w:pPr>
        <w:pStyle w:val="Paragraphedeliste"/>
      </w:pPr>
    </w:p>
    <w:p w14:paraId="65940BC6" w14:textId="70C4C9F2" w:rsidR="00D91B87" w:rsidRPr="00D91B87" w:rsidRDefault="00D91B87" w:rsidP="00D91B87">
      <w:pPr>
        <w:pStyle w:val="Titre3"/>
      </w:pPr>
      <w:bookmarkStart w:id="108" w:name="_Toc521751087"/>
      <w:r>
        <w:t>UN ÉCHANGE CONTRÔLÉ ET OPÉRÉ PAR UNE COMMUNAUTÉ</w:t>
      </w:r>
      <w:bookmarkEnd w:id="108"/>
    </w:p>
    <w:p w14:paraId="732B6898" w14:textId="0DA60E53" w:rsidR="00B57C82" w:rsidRDefault="00B57C82" w:rsidP="00B57C82">
      <w:pPr>
        <w:pStyle w:val="Paragraphedeliste"/>
        <w:numPr>
          <w:ilvl w:val="0"/>
          <w:numId w:val="5"/>
        </w:numPr>
      </w:pPr>
      <w:r>
        <w:t>Son as</w:t>
      </w:r>
      <w:r w:rsidR="00E15A6E">
        <w:t>pect distribué et communautaire</w:t>
      </w:r>
      <w:r>
        <w:t xml:space="preserve"> rend le service indépendant de l’existence de la société qui l’a créé et n’a pas besoin d’elle pour fonctionner.</w:t>
      </w:r>
    </w:p>
    <w:p w14:paraId="6358769E" w14:textId="77777777" w:rsidR="00B57C82" w:rsidRDefault="00B57C82" w:rsidP="00B57C82">
      <w:pPr>
        <w:pStyle w:val="Paragraphedeliste"/>
      </w:pPr>
    </w:p>
    <w:p w14:paraId="5A8768E9" w14:textId="673AF568" w:rsidR="00DF06CE" w:rsidRPr="00DF06CE" w:rsidRDefault="00DF06CE" w:rsidP="00DF06CE">
      <w:pPr>
        <w:pStyle w:val="Titre3"/>
      </w:pPr>
      <w:bookmarkStart w:id="109" w:name="_Toc521751088"/>
      <w:r>
        <w:t>UN ÉCHANGE EXTENSIBLE</w:t>
      </w:r>
      <w:bookmarkEnd w:id="109"/>
    </w:p>
    <w:p w14:paraId="40C8FADD" w14:textId="213C9B6A" w:rsidR="00B57C82" w:rsidRDefault="00B57C82" w:rsidP="00B57C82">
      <w:pPr>
        <w:pStyle w:val="Paragraphedeliste"/>
        <w:numPr>
          <w:ilvl w:val="0"/>
          <w:numId w:val="5"/>
        </w:numPr>
      </w:pPr>
      <w:r>
        <w:t>De par sa nature open source et modulaire, les utilisateurs qui le désirent peuvent ajou</w:t>
      </w:r>
      <w:r w:rsidR="00C971D8">
        <w:t xml:space="preserve">ter </w:t>
      </w:r>
      <w:r w:rsidR="000C724C">
        <w:t xml:space="preserve">à l’échangeur </w:t>
      </w:r>
      <w:r w:rsidR="00C971D8">
        <w:t xml:space="preserve">le support de </w:t>
      </w:r>
      <w:r w:rsidR="000C724C">
        <w:t xml:space="preserve">nouvelles </w:t>
      </w:r>
      <w:r w:rsidR="00C971D8">
        <w:t>crypto-monnaies</w:t>
      </w:r>
      <w:r>
        <w:t xml:space="preserve"> </w:t>
      </w:r>
      <w:r w:rsidR="000C724C">
        <w:t xml:space="preserve">ainsi que </w:t>
      </w:r>
      <w:r w:rsidR="00F40FCC">
        <w:t>des échanges</w:t>
      </w:r>
      <w:r w:rsidR="00C971D8">
        <w:t xml:space="preserve"> </w:t>
      </w:r>
      <w:r w:rsidR="000C724C">
        <w:t xml:space="preserve">de </w:t>
      </w:r>
      <w:r w:rsidR="00C971D8">
        <w:t>crypto-monnaies</w:t>
      </w:r>
      <w:r>
        <w:t xml:space="preserve"> vers devises fiat de leur choix.</w:t>
      </w:r>
    </w:p>
    <w:p w14:paraId="794CB597" w14:textId="77777777" w:rsidR="00B57C82" w:rsidRDefault="00B57C82" w:rsidP="00B57C82"/>
    <w:p w14:paraId="7D045B91" w14:textId="050B90F4" w:rsidR="00DF06CE" w:rsidRPr="00DF06CE" w:rsidRDefault="00DF06CE" w:rsidP="00DF06CE">
      <w:pPr>
        <w:pStyle w:val="Titre3"/>
      </w:pPr>
      <w:bookmarkStart w:id="110" w:name="_Toc521751089"/>
      <w:r>
        <w:t>UNE SOURCE DE REVENU POUR CEUX QUI SUPPORTENT SON FONCTIONNEMENT</w:t>
      </w:r>
      <w:bookmarkEnd w:id="110"/>
    </w:p>
    <w:p w14:paraId="2ADB89F5" w14:textId="530F896B" w:rsidR="00B57C82" w:rsidRDefault="00B57C82" w:rsidP="00B57C82">
      <w:pPr>
        <w:pStyle w:val="Paragraphedeliste"/>
        <w:numPr>
          <w:ilvl w:val="0"/>
          <w:numId w:val="5"/>
        </w:numPr>
      </w:pPr>
      <w:r>
        <w:t>Ceux qui supportent le fonctionnement du service</w:t>
      </w:r>
      <w:r w:rsidR="00F40FCC">
        <w:t xml:space="preserve"> (</w:t>
      </w:r>
      <w:r w:rsidR="004622D4">
        <w:t>NodeOwner</w:t>
      </w:r>
      <w:r w:rsidR="00E35E16">
        <w:t>s</w:t>
      </w:r>
      <w:r w:rsidR="00F40FCC">
        <w:t>)</w:t>
      </w:r>
      <w:r>
        <w:t xml:space="preserve">, en faisant fonctionner des parties du </w:t>
      </w:r>
      <w:r w:rsidR="00C971D8">
        <w:t xml:space="preserve">système (passerelle vers </w:t>
      </w:r>
      <w:r w:rsidR="00D36C38">
        <w:t xml:space="preserve">une </w:t>
      </w:r>
      <w:r w:rsidR="00C971D8">
        <w:t>crypto-</w:t>
      </w:r>
      <w:r>
        <w:t>monnaie spécifiqu</w:t>
      </w:r>
      <w:r w:rsidR="00C971D8">
        <w:t>e</w:t>
      </w:r>
      <w:r>
        <w:t xml:space="preserve">), sont récompensés en gagnant une partie des frais payés par les </w:t>
      </w:r>
      <w:r w:rsidR="000C724C">
        <w:t xml:space="preserve">traders </w:t>
      </w:r>
      <w:r>
        <w:t>sur les échanges.</w:t>
      </w:r>
    </w:p>
    <w:p w14:paraId="0EC5DCC3" w14:textId="3280CE42" w:rsidR="00E91964" w:rsidRDefault="00E91964" w:rsidP="00E91964">
      <w:pPr>
        <w:pStyle w:val="Paragraphedeliste"/>
        <w:numPr>
          <w:ilvl w:val="0"/>
          <w:numId w:val="5"/>
        </w:numPr>
      </w:pPr>
      <w:r>
        <w:t xml:space="preserve">Permet </w:t>
      </w:r>
      <w:r w:rsidR="000C724C">
        <w:t>de développer une activité commerciale</w:t>
      </w:r>
      <w:r>
        <w:t xml:space="preserve"> d’échange de crypto-monnaies vers devises fiat partout où cela est légal dans le monde (nodes de conversion vers devise fiat).</w:t>
      </w:r>
    </w:p>
    <w:p w14:paraId="434856AB" w14:textId="77777777" w:rsidR="00920EDF" w:rsidRDefault="00920EDF" w:rsidP="00C971D8">
      <w:pPr>
        <w:pStyle w:val="Paragraphedeliste"/>
      </w:pPr>
    </w:p>
    <w:p w14:paraId="25F07EFC" w14:textId="37628078" w:rsidR="0037576C" w:rsidRPr="0037576C" w:rsidRDefault="0037576C" w:rsidP="0037576C">
      <w:pPr>
        <w:pStyle w:val="Titre3"/>
      </w:pPr>
      <w:bookmarkStart w:id="111" w:name="_Toc521751090"/>
      <w:r>
        <w:t>UN ÉCHANGEUR MONDIAL</w:t>
      </w:r>
      <w:bookmarkEnd w:id="111"/>
    </w:p>
    <w:p w14:paraId="122EF845" w14:textId="22EB9108" w:rsidR="00B57C82" w:rsidRPr="00F40FCC" w:rsidRDefault="000C724C" w:rsidP="00AC408E">
      <w:pPr>
        <w:pStyle w:val="Paragraphedeliste"/>
        <w:numPr>
          <w:ilvl w:val="0"/>
          <w:numId w:val="5"/>
        </w:numPr>
        <w:rPr>
          <w:rFonts w:ascii="Arial" w:hAnsi="Arial" w:cs="Arial"/>
          <w:sz w:val="24"/>
          <w:szCs w:val="24"/>
        </w:rPr>
      </w:pPr>
      <w:r>
        <w:t xml:space="preserve">Outre le fait que le réseau est de fait accessible de partout dans le monde pour les échanges de crypto-monnaies, </w:t>
      </w:r>
      <w:r w:rsidR="00D97AEE">
        <w:t>l</w:t>
      </w:r>
      <w:r w:rsidR="00B57C82">
        <w:t xml:space="preserve">e support de </w:t>
      </w:r>
      <w:r>
        <w:t xml:space="preserve">nouvelles </w:t>
      </w:r>
      <w:r w:rsidR="00B57C82">
        <w:t xml:space="preserve">devises fiat </w:t>
      </w:r>
      <w:r>
        <w:t xml:space="preserve">par la communauté </w:t>
      </w:r>
      <w:r w:rsidR="00B57C82">
        <w:t>rendront progressivement le service mondial</w:t>
      </w:r>
      <w:r w:rsidR="00D97AEE">
        <w:t>,</w:t>
      </w:r>
      <w:r>
        <w:t xml:space="preserve"> pour </w:t>
      </w:r>
      <w:r w:rsidR="00F40FCC">
        <w:t>les devises fiat</w:t>
      </w:r>
      <w:r>
        <w:t xml:space="preserve"> également</w:t>
      </w:r>
      <w:r w:rsidR="00B57C82">
        <w:t>.</w:t>
      </w:r>
    </w:p>
    <w:p w14:paraId="06BF2C0B" w14:textId="089226E2" w:rsidR="00AC74AE" w:rsidRDefault="00F54ED7" w:rsidP="00F40FCC">
      <w:pPr>
        <w:pStyle w:val="Titre1"/>
      </w:pPr>
      <w:bookmarkStart w:id="112" w:name="_Toc521751091"/>
      <w:r>
        <w:lastRenderedPageBreak/>
        <w:t>ÉTAT DU MARCHÉ</w:t>
      </w:r>
      <w:bookmarkEnd w:id="112"/>
    </w:p>
    <w:p w14:paraId="4A2B6CBB" w14:textId="77777777" w:rsidR="00F54ED7" w:rsidRDefault="00F54ED7" w:rsidP="00AC74AE"/>
    <w:p w14:paraId="34D16E00" w14:textId="54A88EF6" w:rsidR="00F54ED7" w:rsidRPr="00F54ED7" w:rsidRDefault="00F54ED7" w:rsidP="00F54ED7">
      <w:pPr>
        <w:pStyle w:val="Titre3"/>
      </w:pPr>
      <w:bookmarkStart w:id="113" w:name="_Toc521751092"/>
      <w:r>
        <w:t>ÉCHANGEURS CENTRALISÉS</w:t>
      </w:r>
      <w:bookmarkEnd w:id="113"/>
    </w:p>
    <w:p w14:paraId="055383F6" w14:textId="5A96238E" w:rsidR="00E91964" w:rsidRDefault="00B90619" w:rsidP="00AC74AE">
      <w:r w:rsidRPr="00FD18BA">
        <w:t>Les plateformes d’échanges centralisées sont fréquemment soumises au piratage, entrainant le vol de crypto</w:t>
      </w:r>
      <w:r w:rsidR="00C971D8">
        <w:t>-</w:t>
      </w:r>
      <w:r w:rsidRPr="00FD18BA">
        <w:t xml:space="preserve">monnaies. Lorsque cela se produit, un grand nombre de </w:t>
      </w:r>
      <w:r w:rsidR="002D2364">
        <w:t>traders présents sur ces plateformes</w:t>
      </w:r>
      <w:r w:rsidRPr="00FD18BA">
        <w:t xml:space="preserve"> en sont victimes, avec d</w:t>
      </w:r>
      <w:r w:rsidR="00E91964">
        <w:t>es sommes dérobées importantes</w:t>
      </w:r>
      <w:r w:rsidR="00D97AEE">
        <w:t>,</w:t>
      </w:r>
      <w:r w:rsidR="002D2364">
        <w:t xml:space="preserve"> puisque ces plateformes concentrent </w:t>
      </w:r>
      <w:r w:rsidR="00B93BC5">
        <w:t>les fonds</w:t>
      </w:r>
      <w:r w:rsidR="002D2364">
        <w:t xml:space="preserve"> des </w:t>
      </w:r>
      <w:r w:rsidR="00F40FCC">
        <w:t>traders</w:t>
      </w:r>
      <w:r w:rsidR="00E91964">
        <w:t>.</w:t>
      </w:r>
    </w:p>
    <w:p w14:paraId="6F094E47" w14:textId="5A3943FF" w:rsidR="00B90619" w:rsidRPr="00FD18BA" w:rsidRDefault="002E47F9" w:rsidP="00AC74AE">
      <w:r>
        <w:t>En effet</w:t>
      </w:r>
      <w:r w:rsidR="00B90619" w:rsidRPr="00FD18BA">
        <w:t>, une plateforme d’échanges centralisée po</w:t>
      </w:r>
      <w:r w:rsidR="00C971D8">
        <w:t>ssède littéralement les crypto-</w:t>
      </w:r>
      <w:r w:rsidR="00B90619" w:rsidRPr="00FD18BA">
        <w:t xml:space="preserve">monnaies qui y ont été envoyées. </w:t>
      </w:r>
      <w:r>
        <w:t>C</w:t>
      </w:r>
      <w:r w:rsidR="00B90619" w:rsidRPr="00FD18BA">
        <w:t xml:space="preserve">’est l’échangeur qui détient </w:t>
      </w:r>
      <w:r w:rsidR="00D06FDB" w:rsidRPr="00FD18BA">
        <w:t>les clefs privées</w:t>
      </w:r>
      <w:r w:rsidR="00B90619" w:rsidRPr="00FD18BA">
        <w:t xml:space="preserve"> des wallets des traders. Les utilisateurs doivent donc lui faire totalement confiance, malgré les risques de piratage</w:t>
      </w:r>
      <w:r w:rsidR="00E91964">
        <w:t xml:space="preserve"> et de faillite qui peut en découler. D’un autre côté, c</w:t>
      </w:r>
      <w:r w:rsidR="00B90619" w:rsidRPr="00FD18BA">
        <w:t xml:space="preserve">es échangeurs ont l’avantage d’avoir un carnet d’ordres centralisé, et donc une meilleure liquidité </w:t>
      </w:r>
      <w:r w:rsidR="007A0515" w:rsidRPr="00FD18BA">
        <w:t xml:space="preserve">et </w:t>
      </w:r>
      <w:r w:rsidR="007A0515">
        <w:t>une</w:t>
      </w:r>
      <w:r>
        <w:t xml:space="preserve"> meilleure </w:t>
      </w:r>
      <w:r w:rsidR="00B90619" w:rsidRPr="00FD18BA">
        <w:t>rapidité d’exécution des ordres</w:t>
      </w:r>
      <w:r w:rsidR="00C971D8">
        <w:t>,</w:t>
      </w:r>
      <w:r w:rsidR="00B90619" w:rsidRPr="00FD18BA">
        <w:t xml:space="preserve"> </w:t>
      </w:r>
      <w:r w:rsidR="00E91964">
        <w:t>contrairement à</w:t>
      </w:r>
      <w:r w:rsidR="00B90619" w:rsidRPr="00FD18BA">
        <w:t xml:space="preserve"> la plupart des plateformes décentralisées.</w:t>
      </w:r>
    </w:p>
    <w:p w14:paraId="530CE10B" w14:textId="0DFF0662" w:rsidR="00AC74AE" w:rsidRDefault="00AC74AE" w:rsidP="00AC74AE"/>
    <w:p w14:paraId="018B713C" w14:textId="7BABD612" w:rsidR="00F54ED7" w:rsidRPr="00F54ED7" w:rsidRDefault="00F54ED7" w:rsidP="00F54ED7">
      <w:pPr>
        <w:pStyle w:val="Titre3"/>
      </w:pPr>
      <w:bookmarkStart w:id="114" w:name="_Toc521751093"/>
      <w:r>
        <w:t>ÉCHANGEURS DÉCENTRALISÉS</w:t>
      </w:r>
      <w:bookmarkEnd w:id="114"/>
    </w:p>
    <w:p w14:paraId="30224886" w14:textId="32A6E7FD" w:rsidR="00B90619" w:rsidRPr="00FD18BA" w:rsidRDefault="00B90619" w:rsidP="00AC74AE">
      <w:r w:rsidRPr="00FD18BA">
        <w:t xml:space="preserve">Les plateformes d’échanges décentralisées présentent souvent une ergonomie en retrait par rapport aux plateformes centralisées, </w:t>
      </w:r>
      <w:r w:rsidR="002E47F9">
        <w:t>et</w:t>
      </w:r>
      <w:r w:rsidRPr="00FD18BA">
        <w:t xml:space="preserve"> souvent une liquidité moindre de </w:t>
      </w:r>
      <w:r w:rsidR="00D06FDB" w:rsidRPr="00FD18BA">
        <w:t>par</w:t>
      </w:r>
      <w:r w:rsidRPr="00FD18BA">
        <w:t xml:space="preserve"> leur nature décentralisée, contre une meilleure sécurité (ou du moins une sécurité qui dépend entièrement de l’utilisateur), et une absence de tiers de confiance, les utilisateurs restan</w:t>
      </w:r>
      <w:r w:rsidR="00C971D8">
        <w:t>t en possession de leur cryptos-</w:t>
      </w:r>
      <w:r w:rsidRPr="00FD18BA">
        <w:t>monnaies (clefs privées des wallets).</w:t>
      </w:r>
    </w:p>
    <w:p w14:paraId="0D1CACC6" w14:textId="70A780CF" w:rsidR="00722282" w:rsidRDefault="00722282" w:rsidP="00722282">
      <w:r>
        <w:t xml:space="preserve">Elles présentent aussi souvent un choix limité en crypto-monnaies échangeables, du fait que leurs technologies dépendent de l’interopérabilité des crypto-monnaies échangées, ou de la disponibilité de l’Atomic Swap sur ces dernières etc. Peu de plateformes décentralisées permettent l’échange d’un grand nombre de crypto-monnaies différentes, et quand elles le font, il y a souvent une partie de leurs systèmes qui ne sont pas décentralisés (tokens centralisés servant de contreparties aux échanges, ou de garantie de liquidité par exemple). Ce qui représente un risque comparable aux échangeurs centralisés classiques, à la différence que ce n’est pas </w:t>
      </w:r>
      <w:r w:rsidR="00805D30">
        <w:t xml:space="preserve">le trader </w:t>
      </w:r>
      <w:r>
        <w:t>qui prend ce risque</w:t>
      </w:r>
      <w:r w:rsidR="00CE127B">
        <w:t>,</w:t>
      </w:r>
      <w:r>
        <w:t xml:space="preserve"> mais l’opérateur de l’échangeur.</w:t>
      </w:r>
    </w:p>
    <w:p w14:paraId="0D16AD55" w14:textId="7FAB77CD" w:rsidR="00722282" w:rsidRPr="00FD18BA" w:rsidRDefault="00722282" w:rsidP="00722282">
      <w:r w:rsidRPr="00FD18BA">
        <w:t>Le manque de confiance sur la sécurité des plateformes centralisées par rapport aux risques de piratage fait que beaucoup d</w:t>
      </w:r>
      <w:r w:rsidR="002E47F9">
        <w:t>e traders</w:t>
      </w:r>
      <w:r w:rsidRPr="00FD18BA">
        <w:t xml:space="preserve"> n’osent pas laisse</w:t>
      </w:r>
      <w:r>
        <w:t>r leurs crypto-monnaies sur ces plateformes. Ils les</w:t>
      </w:r>
      <w:r w:rsidRPr="00FD18BA">
        <w:t xml:space="preserve"> reti</w:t>
      </w:r>
      <w:r>
        <w:t xml:space="preserve">rent dès qu’ils ne </w:t>
      </w:r>
      <w:r w:rsidR="00CB267C">
        <w:t xml:space="preserve">tradent </w:t>
      </w:r>
      <w:r>
        <w:t>plus</w:t>
      </w:r>
      <w:r w:rsidRPr="00FD18BA">
        <w:t xml:space="preserve"> et doivent les renvoyer sur la plateforme pour trader de nouveau, ce qui entraine des frais de transactions et des délais supplémentaires.</w:t>
      </w:r>
    </w:p>
    <w:p w14:paraId="528550F9" w14:textId="41CAE585" w:rsidR="00B90619" w:rsidRPr="00FD18BA" w:rsidRDefault="00B90619" w:rsidP="00722282">
      <w:pPr>
        <w:pStyle w:val="Commentaire"/>
      </w:pPr>
      <w:r w:rsidRPr="00FD18BA">
        <w:t>Ce manque de sécurité rend aussi assez inutile les ordres classiques comme les stop-loss, les ordres à plage de déclenchement, les ordres OCO (order cancels order), vu que beaucoup d</w:t>
      </w:r>
      <w:r w:rsidR="002E47F9">
        <w:t>e traders</w:t>
      </w:r>
      <w:r w:rsidR="00417294">
        <w:t xml:space="preserve"> ne laissent pas leurs crypto-</w:t>
      </w:r>
      <w:r w:rsidRPr="00FD18BA">
        <w:t xml:space="preserve">monnaies sur les plateformes d’échanges. Les traders ne prennent plus le </w:t>
      </w:r>
      <w:r w:rsidR="00417294">
        <w:t xml:space="preserve">risque de laisser leurs crypto-monnaies </w:t>
      </w:r>
      <w:r w:rsidRPr="00FD18BA">
        <w:t>sur une plateforme, même avec un stop-loss, et préfèrent les retirer et ne plus risquer de se les faire dérober.</w:t>
      </w:r>
    </w:p>
    <w:p w14:paraId="5F803486" w14:textId="3C749C61" w:rsidR="00CE127B" w:rsidRDefault="00CE127B">
      <w:r>
        <w:br w:type="page"/>
      </w:r>
    </w:p>
    <w:p w14:paraId="60A00AE1" w14:textId="5B76302C" w:rsidR="00AC74AE" w:rsidRDefault="00AC74AE" w:rsidP="00AC74AE"/>
    <w:p w14:paraId="1F8AB408" w14:textId="4DD7ED82" w:rsidR="00F54ED7" w:rsidRPr="00F54ED7" w:rsidRDefault="00F54ED7" w:rsidP="00F54ED7">
      <w:pPr>
        <w:pStyle w:val="Titre3"/>
      </w:pPr>
      <w:bookmarkStart w:id="115" w:name="_Toc521751094"/>
      <w:r>
        <w:t>AUTRES ASPECTS</w:t>
      </w:r>
      <w:bookmarkEnd w:id="115"/>
    </w:p>
    <w:p w14:paraId="546BF13D" w14:textId="4427B639" w:rsidR="00B90619" w:rsidRPr="00FD18BA" w:rsidRDefault="00B90619" w:rsidP="00AC74AE">
      <w:r w:rsidRPr="00FD18BA">
        <w:t>Les plateformes d’échange</w:t>
      </w:r>
      <w:r w:rsidR="00417294">
        <w:t>s</w:t>
      </w:r>
      <w:r w:rsidRPr="00FD18BA">
        <w:t xml:space="preserve"> existantes sont très fréquemment victimes de problèmes de charge, allant jusqu’à l’interruption de leurs services lors des périodes de grosse activité, alors que cela correspond souvent aux moments où </w:t>
      </w:r>
      <w:r w:rsidR="002E47F9">
        <w:t>les traders</w:t>
      </w:r>
      <w:r w:rsidRPr="00FD18BA">
        <w:t xml:space="preserve"> en ont le plus besoin (panique sur les marchés).</w:t>
      </w:r>
    </w:p>
    <w:p w14:paraId="4C1294F7" w14:textId="77777777" w:rsidR="00AC74AE" w:rsidRDefault="00AC74AE" w:rsidP="00AC74AE"/>
    <w:p w14:paraId="5B6093FA" w14:textId="4324B974" w:rsidR="00827361" w:rsidRDefault="00827361" w:rsidP="00827361">
      <w:r>
        <w:t>Par ailleurs, beaucoup de plateformes existantes, qu’elles soient centralisées ou pas, présentent une ergonomie d’utilisation peu confortable (biens que cela s’améliore avec les échangeurs récents), certains sites étant des casse-têtes à utiliser, même pour un trader confirmé.</w:t>
      </w:r>
    </w:p>
    <w:p w14:paraId="4097B355" w14:textId="77777777" w:rsidR="00AC74AE" w:rsidRDefault="00AC74AE" w:rsidP="00AC74AE"/>
    <w:p w14:paraId="16C79DB9" w14:textId="66D97376" w:rsidR="00B90619" w:rsidRDefault="00B90619" w:rsidP="00AC74AE">
      <w:r w:rsidRPr="00FD18BA">
        <w:t>Les utilisateurs ont appris à composer avec ces</w:t>
      </w:r>
      <w:r w:rsidR="00261949">
        <w:t xml:space="preserve"> problèmes </w:t>
      </w:r>
      <w:r w:rsidRPr="00FD18BA">
        <w:t xml:space="preserve">mais </w:t>
      </w:r>
      <w:r w:rsidR="00D36C38" w:rsidRPr="00FD18BA">
        <w:t>ces</w:t>
      </w:r>
      <w:r w:rsidR="00D36C38">
        <w:t xml:space="preserve"> </w:t>
      </w:r>
      <w:r w:rsidR="00D36C38" w:rsidRPr="00FD18BA">
        <w:t>situations</w:t>
      </w:r>
      <w:r w:rsidR="00417294">
        <w:t xml:space="preserve"> gênent l’adoption des crypto-</w:t>
      </w:r>
      <w:r w:rsidRPr="00FD18BA">
        <w:t>mon</w:t>
      </w:r>
      <w:r w:rsidR="00261949">
        <w:t>naies par le plus grand nombre. C</w:t>
      </w:r>
      <w:r w:rsidRPr="00FD18BA">
        <w:t>ela reste perçu comme compliqué, risqué</w:t>
      </w:r>
      <w:r w:rsidR="002E47F9">
        <w:t xml:space="preserve"> et</w:t>
      </w:r>
      <w:r w:rsidRPr="00FD18BA">
        <w:t xml:space="preserve"> difficile à appréhender.</w:t>
      </w:r>
    </w:p>
    <w:p w14:paraId="6276001A" w14:textId="77777777" w:rsidR="00827361" w:rsidRDefault="00827361">
      <w:pPr>
        <w:rPr>
          <w:caps/>
          <w:spacing w:val="15"/>
        </w:rPr>
      </w:pPr>
      <w:r>
        <w:br w:type="page"/>
      </w:r>
    </w:p>
    <w:p w14:paraId="5C483A57" w14:textId="2067957D" w:rsidR="00D06FDB" w:rsidRPr="00F54ED7" w:rsidRDefault="00F54ED7" w:rsidP="00F54ED7">
      <w:pPr>
        <w:pStyle w:val="Titre2"/>
      </w:pPr>
      <w:bookmarkStart w:id="116" w:name="_Toc521751095"/>
      <w:r w:rsidRPr="00F54ED7">
        <w:lastRenderedPageBreak/>
        <w:t>SOLUTIONS APPORT</w:t>
      </w:r>
      <w:r>
        <w:t>ÉES PAR SECURE SWAP</w:t>
      </w:r>
      <w:bookmarkEnd w:id="116"/>
    </w:p>
    <w:p w14:paraId="66885654" w14:textId="05B786A6" w:rsidR="00F54ED7" w:rsidRPr="00F54ED7" w:rsidRDefault="00F54ED7" w:rsidP="009F68CA">
      <w:pPr>
        <w:pStyle w:val="Titre3"/>
      </w:pPr>
      <w:bookmarkStart w:id="117" w:name="_Toc521751096"/>
      <w:r>
        <w:t>UNE PLATEFORME D’ÉCHANGE DÉCENTRALISÉE, MODULAIRE, OUVERTE ET COMMUNAUTAIRE</w:t>
      </w:r>
      <w:bookmarkEnd w:id="117"/>
    </w:p>
    <w:p w14:paraId="5CC130EB" w14:textId="77777777" w:rsidR="00CF2C03" w:rsidRPr="00CF2C03" w:rsidRDefault="00CF2C03" w:rsidP="00CF2C03"/>
    <w:p w14:paraId="7A7E90A4" w14:textId="42D45DA3" w:rsidR="00D06FDB" w:rsidRDefault="00D06FDB" w:rsidP="00CF2C03">
      <w:r w:rsidRPr="00FD18BA">
        <w:t xml:space="preserve">Pour répondre aux problèmes identifiés, </w:t>
      </w:r>
      <w:r w:rsidR="00296395" w:rsidRPr="00FD18BA">
        <w:t xml:space="preserve">Secure </w:t>
      </w:r>
      <w:r w:rsidR="00CF2C03" w:rsidRPr="00FD18BA">
        <w:t>Swap procure</w:t>
      </w:r>
      <w:r w:rsidRPr="00FD18BA">
        <w:t xml:space="preserve"> à la fois les avantages des échanges centralisés et décentralisés</w:t>
      </w:r>
      <w:r w:rsidR="00827361">
        <w:t xml:space="preserve"> </w:t>
      </w:r>
      <w:r w:rsidRPr="00FD18BA">
        <w:t xml:space="preserve">: bonne liquidité, </w:t>
      </w:r>
      <w:r w:rsidRPr="003878B5">
        <w:rPr>
          <w:rStyle w:val="lev"/>
        </w:rPr>
        <w:t>sécurité renforcée « by design »</w:t>
      </w:r>
      <w:r w:rsidRPr="00FD18BA">
        <w:t>, pas d’intermédiaires de</w:t>
      </w:r>
      <w:r w:rsidR="002C7D07">
        <w:t xml:space="preserve"> confiance détenant les crypto-</w:t>
      </w:r>
      <w:r w:rsidRPr="00FD18BA">
        <w:t xml:space="preserve">monnaies des </w:t>
      </w:r>
      <w:r w:rsidR="002E47F9">
        <w:t>traders</w:t>
      </w:r>
      <w:r w:rsidR="002E47F9" w:rsidRPr="00FD18BA">
        <w:t xml:space="preserve"> </w:t>
      </w:r>
      <w:r w:rsidRPr="00FD18BA">
        <w:t xml:space="preserve">et une ergonomie inspirée des meilleurs logiciels de trading boursiers. </w:t>
      </w:r>
      <w:r w:rsidRPr="00FD18BA">
        <w:br/>
        <w:t>De plus, la technologie p2p des nodes assure une capacité de montée en charge et de redondance</w:t>
      </w:r>
      <w:r w:rsidR="00A57B83">
        <w:t>,</w:t>
      </w:r>
      <w:r w:rsidRPr="00FD18BA">
        <w:t xml:space="preserve"> garantissant la fiabilité et la disponibilité du service.</w:t>
      </w:r>
    </w:p>
    <w:p w14:paraId="647FEBA5" w14:textId="77777777" w:rsidR="00A555DD" w:rsidRPr="00A555DD" w:rsidRDefault="00A555DD" w:rsidP="00A555DD"/>
    <w:p w14:paraId="1A8013C0" w14:textId="190A37F5" w:rsidR="00D06FDB" w:rsidRPr="00FD18BA" w:rsidRDefault="00EF79CE" w:rsidP="00CF2C03">
      <w:r w:rsidRPr="00FD18BA">
        <w:t xml:space="preserve">Secure Swap est aussi un système ouvert qui permet à chacun d’en contrôler le code, le fonctionnement et la sécurité, et de participer à son fonctionnement en supportant des nodes passerelles vers les crypto-monnaies. </w:t>
      </w:r>
      <w:r w:rsidRPr="003878B5">
        <w:rPr>
          <w:rStyle w:val="lev"/>
        </w:rPr>
        <w:t>Les frais d’échanges sont redistribués en totalité</w:t>
      </w:r>
      <w:r w:rsidRPr="00FD18BA">
        <w:t xml:space="preserve"> à ceux qui font fonctionner ce type de node</w:t>
      </w:r>
      <w:r w:rsidR="002C7D07">
        <w:t>s</w:t>
      </w:r>
      <w:r w:rsidRPr="00FD18BA">
        <w:t>, au prorata des tokens SSW qu’ils détiennent. Il constitue do</w:t>
      </w:r>
      <w:r w:rsidR="002C7D07">
        <w:t>nc pour tous ceux qui le désirent</w:t>
      </w:r>
      <w:r w:rsidR="00744AA1">
        <w:t>,</w:t>
      </w:r>
      <w:r w:rsidRPr="00FD18BA">
        <w:t xml:space="preserve"> et investissent dans le</w:t>
      </w:r>
      <w:r w:rsidR="006E049C">
        <w:t xml:space="preserve"> token SSW</w:t>
      </w:r>
      <w:r w:rsidR="00744AA1">
        <w:t>,</w:t>
      </w:r>
      <w:r w:rsidR="006E049C">
        <w:t xml:space="preserve"> une source de revenu</w:t>
      </w:r>
      <w:r w:rsidR="00744AA1">
        <w:t xml:space="preserve"> majeure</w:t>
      </w:r>
      <w:r w:rsidRPr="00FD18BA">
        <w:t>.</w:t>
      </w:r>
    </w:p>
    <w:p w14:paraId="3E827B6D" w14:textId="77777777" w:rsidR="00AC408E" w:rsidRPr="00FD18BA" w:rsidRDefault="00AC408E" w:rsidP="00CF2C03"/>
    <w:p w14:paraId="2EC5D3CC" w14:textId="058A5B11" w:rsidR="00B90619" w:rsidRDefault="00296395" w:rsidP="00CF2C03">
      <w:r w:rsidRPr="00FD18BA">
        <w:t>Secure Swap</w:t>
      </w:r>
      <w:r w:rsidR="00B90619" w:rsidRPr="00FD18BA">
        <w:t xml:space="preserve"> est un</w:t>
      </w:r>
      <w:r w:rsidR="006E049C">
        <w:t xml:space="preserve"> écosystème d’échange de crypto-</w:t>
      </w:r>
      <w:r w:rsidR="00B90619" w:rsidRPr="00FD18BA">
        <w:t>monnaies, articulé autour d’un service décentralisé, d’une appl</w:t>
      </w:r>
      <w:r w:rsidR="00A4673D">
        <w:t xml:space="preserve">ication client pour le trading </w:t>
      </w:r>
      <w:r w:rsidR="00B90619" w:rsidRPr="00FD18BA">
        <w:t xml:space="preserve">et de micro services optionnels </w:t>
      </w:r>
      <w:r w:rsidR="00D06FDB" w:rsidRPr="00FD18BA">
        <w:t>pour tirer</w:t>
      </w:r>
      <w:r w:rsidR="00B90619" w:rsidRPr="00FD18BA">
        <w:t xml:space="preserve"> parti des nouvelles </w:t>
      </w:r>
      <w:r w:rsidR="00744AA1" w:rsidRPr="00FD18BA">
        <w:t>op</w:t>
      </w:r>
      <w:r w:rsidR="00744AA1">
        <w:t>portunités</w:t>
      </w:r>
      <w:r w:rsidR="00744AA1" w:rsidRPr="00FD18BA">
        <w:t xml:space="preserve"> </w:t>
      </w:r>
      <w:r w:rsidR="00B90619" w:rsidRPr="00FD18BA">
        <w:t xml:space="preserve">offertes par ce nouveau réseau. Ces micro-services sont des nodes spécialisés, tel que les nodes de connexion à différentes </w:t>
      </w:r>
      <w:r w:rsidR="006E049C">
        <w:t>block</w:t>
      </w:r>
      <w:r w:rsidRPr="00FD18BA">
        <w:t>chains</w:t>
      </w:r>
      <w:r w:rsidR="00B90619" w:rsidRPr="00FD18BA">
        <w:t>, des nodes de connexion à des processeurs de paiement pour les échanges avec les devises fiat, des nodes d’arbitrages, etc.</w:t>
      </w:r>
    </w:p>
    <w:p w14:paraId="765B12B8" w14:textId="77777777" w:rsidR="00CF2C03" w:rsidRPr="00FD18BA" w:rsidRDefault="00CF2C03" w:rsidP="00CF2C03"/>
    <w:p w14:paraId="1EEA2657" w14:textId="77777777" w:rsidR="00B90619" w:rsidRDefault="00B90619" w:rsidP="00CF2C03">
      <w:r w:rsidRPr="00FD18BA">
        <w:t>L’application client et les nodes, communiquent entre eux via la technologie Peer to Peer (p2p), constituant ainsi un service décentralisé.</w:t>
      </w:r>
    </w:p>
    <w:p w14:paraId="17CD9713" w14:textId="77777777" w:rsidR="00CF2C03" w:rsidRPr="00FD18BA" w:rsidRDefault="00CF2C03" w:rsidP="00CF2C03"/>
    <w:p w14:paraId="4529619C" w14:textId="78CDCB94" w:rsidR="00B90619" w:rsidRDefault="00B90619" w:rsidP="00CF2C03">
      <w:r w:rsidRPr="00FD18BA">
        <w:t xml:space="preserve">La sécurité et l’atomicité des échanges sont assurés par </w:t>
      </w:r>
      <w:r w:rsidR="00130104" w:rsidRPr="00FD18BA">
        <w:t>des</w:t>
      </w:r>
      <w:r w:rsidRPr="00FD18BA">
        <w:t xml:space="preserve"> smart contrat</w:t>
      </w:r>
      <w:r w:rsidR="00130104" w:rsidRPr="00FD18BA">
        <w:t>s</w:t>
      </w:r>
      <w:r w:rsidRPr="00FD18BA">
        <w:t xml:space="preserve"> </w:t>
      </w:r>
      <w:r w:rsidR="006E049C">
        <w:t>(un par block</w:t>
      </w:r>
      <w:r w:rsidR="00130104" w:rsidRPr="00FD18BA">
        <w:t xml:space="preserve">chain) </w:t>
      </w:r>
      <w:r w:rsidRPr="00FD18BA">
        <w:t>dédié</w:t>
      </w:r>
      <w:r w:rsidR="00130104" w:rsidRPr="00FD18BA">
        <w:t>s</w:t>
      </w:r>
      <w:r w:rsidRPr="00FD18BA">
        <w:t xml:space="preserve"> à cette tâche, initialement sur la </w:t>
      </w:r>
      <w:r w:rsidR="00296395" w:rsidRPr="00FD18BA">
        <w:t xml:space="preserve">blockchain </w:t>
      </w:r>
      <w:r w:rsidRPr="00FD18BA">
        <w:t>Ethereum. Il sera porté sur d’autres blockchain</w:t>
      </w:r>
      <w:r w:rsidR="006E049C">
        <w:t>s</w:t>
      </w:r>
      <w:r w:rsidRPr="00FD18BA">
        <w:t xml:space="preserve"> supportant les smart contrats tels que EOS, afin d’assurer la sécurité/atomicité des échanges sur ces dernières. </w:t>
      </w:r>
      <w:r w:rsidR="003878B5">
        <w:t xml:space="preserve">Cela permet </w:t>
      </w:r>
      <w:r w:rsidR="00130104" w:rsidRPr="00FD18BA">
        <w:t xml:space="preserve">aussi </w:t>
      </w:r>
      <w:r w:rsidRPr="00FD18BA">
        <w:t xml:space="preserve">d’augmenter le nombre de transactions par seconde réalisables, par agrégation des capacités d’exécution de chaque blockchain. L’ensemble des smart contrats sur chaque blockchain formant une distribution d’applications DAPP, assurant l’interopérabilité entre les </w:t>
      </w:r>
      <w:r w:rsidR="00D06FDB" w:rsidRPr="00FD18BA">
        <w:t>blockchains, pour</w:t>
      </w:r>
      <w:r w:rsidRPr="00FD18BA">
        <w:t xml:space="preserve"> les échanges.</w:t>
      </w:r>
    </w:p>
    <w:p w14:paraId="5F926FDE" w14:textId="77777777" w:rsidR="00CF2C03" w:rsidRPr="00FD18BA" w:rsidRDefault="00CF2C03" w:rsidP="00CF2C03"/>
    <w:p w14:paraId="0FDA7B75" w14:textId="3B3314A3" w:rsidR="00B90619" w:rsidRDefault="00B90619" w:rsidP="00CF2C03">
      <w:r w:rsidRPr="00FD18BA">
        <w:t>Seule l’application client Secure</w:t>
      </w:r>
      <w:r w:rsidR="00130104" w:rsidRPr="00FD18BA">
        <w:t xml:space="preserve"> </w:t>
      </w:r>
      <w:r w:rsidRPr="00FD18BA">
        <w:t>Swap a connaissance des clefs privées des wallets de l’utilisateur. Elle est ainsi à même de signer les contrats à destination des blockchain</w:t>
      </w:r>
      <w:r w:rsidR="008F6485">
        <w:t>s</w:t>
      </w:r>
      <w:r w:rsidRPr="00FD18BA">
        <w:t xml:space="preserve"> (signature offline). De ce fait, personne ne peut signer les transactions à la place de l’application client, </w:t>
      </w:r>
      <w:r w:rsidR="008F6485">
        <w:t>lors d’une tentative de vol d</w:t>
      </w:r>
      <w:r w:rsidRPr="00FD18BA">
        <w:t xml:space="preserve">es avoirs des </w:t>
      </w:r>
      <w:r w:rsidR="00744AA1">
        <w:t>traders</w:t>
      </w:r>
      <w:r w:rsidRPr="00FD18BA">
        <w:t xml:space="preserve">. </w:t>
      </w:r>
      <w:r w:rsidR="00744AA1" w:rsidRPr="00FD18BA">
        <w:t>L</w:t>
      </w:r>
      <w:r w:rsidR="00744AA1">
        <w:t>e trader</w:t>
      </w:r>
      <w:r w:rsidR="00744AA1" w:rsidRPr="00FD18BA">
        <w:t xml:space="preserve"> </w:t>
      </w:r>
      <w:r w:rsidRPr="00FD18BA">
        <w:t>reste a</w:t>
      </w:r>
      <w:r w:rsidR="006E049C">
        <w:t>insi propriétaire de ses crypto-</w:t>
      </w:r>
      <w:r w:rsidRPr="00FD18BA">
        <w:t xml:space="preserve">monnaies, contrairement </w:t>
      </w:r>
      <w:r w:rsidR="00744AA1">
        <w:t>aux</w:t>
      </w:r>
      <w:r w:rsidRPr="00FD18BA">
        <w:t xml:space="preserve"> plateforme</w:t>
      </w:r>
      <w:r w:rsidR="00744AA1">
        <w:t>s</w:t>
      </w:r>
      <w:r w:rsidRPr="00FD18BA">
        <w:t xml:space="preserve"> d’échanges </w:t>
      </w:r>
      <w:r w:rsidR="0048265F" w:rsidRPr="00FD18BA">
        <w:t>centralisée</w:t>
      </w:r>
      <w:r w:rsidR="0048265F">
        <w:t>s</w:t>
      </w:r>
      <w:r w:rsidR="0048265F" w:rsidRPr="00FD18BA">
        <w:t xml:space="preserve">, </w:t>
      </w:r>
      <w:r w:rsidR="0048265F">
        <w:t>sur</w:t>
      </w:r>
      <w:r w:rsidR="00744AA1">
        <w:t xml:space="preserve"> lesquelles</w:t>
      </w:r>
      <w:r w:rsidRPr="00FD18BA">
        <w:t xml:space="preserve"> </w:t>
      </w:r>
      <w:r w:rsidR="00744AA1">
        <w:t xml:space="preserve">le trader transmet ses </w:t>
      </w:r>
      <w:r w:rsidR="006E049C">
        <w:t>crypto-</w:t>
      </w:r>
      <w:r w:rsidRPr="00FD18BA">
        <w:t>monnaies qui y sont entreposées</w:t>
      </w:r>
      <w:r w:rsidR="0048265F">
        <w:t xml:space="preserve">, ces plateformes étant propriétaires des </w:t>
      </w:r>
      <w:r w:rsidRPr="00FD18BA">
        <w:t>clefs privées</w:t>
      </w:r>
      <w:r w:rsidR="00A57B83">
        <w:t>,</w:t>
      </w:r>
      <w:r w:rsidR="00F45CEC">
        <w:t xml:space="preserve"> donc des crypto-monnaies entreposées</w:t>
      </w:r>
      <w:r w:rsidRPr="00FD18BA">
        <w:t>.</w:t>
      </w:r>
    </w:p>
    <w:p w14:paraId="4BBEE8E2" w14:textId="77777777" w:rsidR="00CF2C03" w:rsidRPr="00FD18BA" w:rsidRDefault="00CF2C03" w:rsidP="00CF2C03"/>
    <w:p w14:paraId="75F8F479" w14:textId="5D556652" w:rsidR="00B90619" w:rsidRDefault="00B90619" w:rsidP="00CF2C03">
      <w:r w:rsidRPr="00FD18BA">
        <w:lastRenderedPageBreak/>
        <w:t>Dès que l’utilisateur se déconnecte du service d’échanges, donc quitte le logiciel client, les clefs privées de ses wallets, qui sont stockées localement sur son ordinateur</w:t>
      </w:r>
      <w:r w:rsidR="009821D4">
        <w:t>,</w:t>
      </w:r>
      <w:r w:rsidRPr="00FD18BA">
        <w:t xml:space="preserve"> se retrouvent de fait offline (équivalent à un ‘cold storage’). Les clefs privées de ses wallets ne sont </w:t>
      </w:r>
      <w:r w:rsidR="00605ABC">
        <w:t xml:space="preserve">jamais transmises sur Internet et </w:t>
      </w:r>
      <w:r w:rsidRPr="00FD18BA">
        <w:t>n’ont jamais quitté l’application client.</w:t>
      </w:r>
    </w:p>
    <w:p w14:paraId="6AC7C602" w14:textId="77777777" w:rsidR="00CF2C03" w:rsidRPr="00FD18BA" w:rsidRDefault="00CF2C03" w:rsidP="00CF2C03"/>
    <w:p w14:paraId="0D0424E7" w14:textId="6A26C583" w:rsidR="00B90619" w:rsidRPr="00FD18BA" w:rsidRDefault="00B90619" w:rsidP="00CF2C03">
      <w:r w:rsidRPr="00FD18BA">
        <w:t xml:space="preserve">De </w:t>
      </w:r>
      <w:r w:rsidR="00D06FDB" w:rsidRPr="00FD18BA">
        <w:t>plus, si</w:t>
      </w:r>
      <w:r w:rsidRPr="00FD18BA">
        <w:t xml:space="preserve"> l’utilisateur</w:t>
      </w:r>
      <w:r w:rsidR="00605ABC">
        <w:t xml:space="preserve"> possède des wallets hardware (L</w:t>
      </w:r>
      <w:r w:rsidRPr="00FD18BA">
        <w:t>edger, Trezor…</w:t>
      </w:r>
      <w:r w:rsidR="00D06FDB" w:rsidRPr="00FD18BA">
        <w:t>), les</w:t>
      </w:r>
      <w:r w:rsidRPr="00FD18BA">
        <w:t xml:space="preserve"> clefs privées correspondant à </w:t>
      </w:r>
      <w:r w:rsidR="00A57B83">
        <w:t>s</w:t>
      </w:r>
      <w:r w:rsidRPr="00FD18BA">
        <w:t>es wallets ne sont même jamais stockées sur son ordinateur mais restent en sécurité sur ses wallets hardware.</w:t>
      </w:r>
    </w:p>
    <w:p w14:paraId="7308743A" w14:textId="77777777" w:rsidR="00CF2C03" w:rsidRDefault="00CF2C03" w:rsidP="00CF2C03"/>
    <w:p w14:paraId="265FCBC2" w14:textId="39EA3351" w:rsidR="00B90619" w:rsidRDefault="00B90619" w:rsidP="00CF2C03">
      <w:r w:rsidRPr="00FD18BA">
        <w:t>Dès que l’utilisateur connecte le client au réseau p2p, il est pr</w:t>
      </w:r>
      <w:r w:rsidR="002B4236">
        <w:t>êt à trader/échanger ses crypto-</w:t>
      </w:r>
      <w:r w:rsidRPr="00FD18BA">
        <w:t>monnaies, sans frais inutiles de transferts préalables sur un échangeur, tout en ayant une sécurité comparable à un stockage de ses coins sur un wallet privé</w:t>
      </w:r>
      <w:r w:rsidR="00A57B83">
        <w:t>,</w:t>
      </w:r>
      <w:r w:rsidRPr="00FD18BA">
        <w:t xml:space="preserve"> en </w:t>
      </w:r>
      <w:r w:rsidR="00296395" w:rsidRPr="00FD18BA">
        <w:t>‘</w:t>
      </w:r>
      <w:r w:rsidRPr="00FD18BA">
        <w:t>cold storage</w:t>
      </w:r>
      <w:r w:rsidR="00296395" w:rsidRPr="00FD18BA">
        <w:t>’</w:t>
      </w:r>
      <w:r w:rsidRPr="00FD18BA">
        <w:t>.</w:t>
      </w:r>
    </w:p>
    <w:p w14:paraId="4418A087" w14:textId="77777777" w:rsidR="00CF2C03" w:rsidRPr="00FD18BA" w:rsidRDefault="00CF2C03" w:rsidP="00CF2C03"/>
    <w:p w14:paraId="7FD326B8" w14:textId="648677C4" w:rsidR="00B90619" w:rsidRDefault="00B90619" w:rsidP="00CF2C03">
      <w:r w:rsidRPr="00FD18BA">
        <w:t>L’application client permet d’offrir un confort d’utilisation et une ergonomie comparables aux meilleurs logiciels de trading existants (marchés boursiers, contrats futur</w:t>
      </w:r>
      <w:r w:rsidR="009821D4">
        <w:t>s</w:t>
      </w:r>
      <w:r w:rsidRPr="00FD18BA">
        <w:t xml:space="preserve">, </w:t>
      </w:r>
      <w:r w:rsidR="009821D4">
        <w:t>F</w:t>
      </w:r>
      <w:r w:rsidRPr="00FD18BA">
        <w:t>or</w:t>
      </w:r>
      <w:r w:rsidR="00605ABC">
        <w:t>ex...). L</w:t>
      </w:r>
      <w:r w:rsidRPr="00FD18BA">
        <w:t xml:space="preserve">’application client proposera </w:t>
      </w:r>
      <w:r w:rsidR="00605ABC">
        <w:t xml:space="preserve">notamment </w:t>
      </w:r>
      <w:r w:rsidRPr="00FD18BA">
        <w:t>des ordres dits ‘avancés’, comme les ordres à plage</w:t>
      </w:r>
      <w:r w:rsidR="009821D4">
        <w:t>s</w:t>
      </w:r>
      <w:r w:rsidRPr="00FD18BA">
        <w:t xml:space="preserve"> de déclenchement, les ordres conditionnels à </w:t>
      </w:r>
      <w:r w:rsidR="00C12323">
        <w:t>pattes</w:t>
      </w:r>
      <w:r w:rsidR="00C12323" w:rsidRPr="00FD18BA">
        <w:t xml:space="preserve"> </w:t>
      </w:r>
      <w:r w:rsidRPr="00FD18BA">
        <w:t>multiples, les ordres OCO…, ainsi que le trading sur le graphique avec des ordres conditionnels sur franchissement de droites horizontales ou pentes, sur indicateurs, etc.</w:t>
      </w:r>
    </w:p>
    <w:p w14:paraId="62814C37" w14:textId="77777777" w:rsidR="00CF2C03" w:rsidRDefault="00CF2C03" w:rsidP="00CF2C03"/>
    <w:p w14:paraId="1555BF10" w14:textId="3DE6DD72" w:rsidR="00E73756" w:rsidRDefault="00B90619" w:rsidP="00CF2C03">
      <w:r w:rsidRPr="00FD18BA">
        <w:t>Par ailleurs comme Secure</w:t>
      </w:r>
      <w:r w:rsidR="00F83A83" w:rsidRPr="00FD18BA">
        <w:t xml:space="preserve"> </w:t>
      </w:r>
      <w:r w:rsidRPr="00FD18BA">
        <w:t>Swap agrège les ordres des clients via les nodes p2p, cela permet de conserver les avantages des échanges centralisés</w:t>
      </w:r>
      <w:r w:rsidR="00605ABC">
        <w:t xml:space="preserve"> </w:t>
      </w:r>
      <w:r w:rsidRPr="00FD18BA">
        <w:t xml:space="preserve">: liquidité et rapidité d’exécution. Pour renforcer la liquidité, un mécanisme d’arbitrage </w:t>
      </w:r>
      <w:r w:rsidR="00F83A83" w:rsidRPr="00FD18BA">
        <w:t xml:space="preserve">(node d’arbitrage) </w:t>
      </w:r>
      <w:r w:rsidRPr="00FD18BA">
        <w:t xml:space="preserve">est chargé d’assurer celle-ci, </w:t>
      </w:r>
      <w:r w:rsidR="00D06FDB" w:rsidRPr="00FD18BA">
        <w:t>par</w:t>
      </w:r>
      <w:r w:rsidRPr="00FD18BA">
        <w:t xml:space="preserve"> </w:t>
      </w:r>
      <w:r w:rsidR="00744AA1">
        <w:t>l’</w:t>
      </w:r>
      <w:r w:rsidRPr="00FD18BA">
        <w:t>util</w:t>
      </w:r>
      <w:r w:rsidR="002B4236">
        <w:t>isation d’une réserve de crypto-</w:t>
      </w:r>
      <w:r w:rsidRPr="00FD18BA">
        <w:t>monnaies appartenant à la société et par l</w:t>
      </w:r>
      <w:r w:rsidR="00E74437">
        <w:t>’exploitation</w:t>
      </w:r>
      <w:r w:rsidRPr="00FD18BA">
        <w:t xml:space="preserve"> </w:t>
      </w:r>
      <w:r w:rsidR="002B4236" w:rsidRPr="00FD18BA">
        <w:t xml:space="preserve">des </w:t>
      </w:r>
      <w:r w:rsidR="002B4236">
        <w:t>carnets</w:t>
      </w:r>
      <w:r w:rsidRPr="00FD18BA">
        <w:t xml:space="preserve"> d’ordres des au</w:t>
      </w:r>
      <w:r w:rsidR="00CF2C03">
        <w:t xml:space="preserve">tres </w:t>
      </w:r>
      <w:r w:rsidR="002B4236">
        <w:t>échangeurs</w:t>
      </w:r>
      <w:r w:rsidR="00E74437">
        <w:t>,</w:t>
      </w:r>
      <w:r w:rsidR="002B4236">
        <w:t xml:space="preserve"> via</w:t>
      </w:r>
      <w:r w:rsidR="00CF2C03">
        <w:t xml:space="preserve"> leurs APIs.</w:t>
      </w:r>
    </w:p>
    <w:p w14:paraId="158F7D91" w14:textId="77777777" w:rsidR="00CF2C03" w:rsidRPr="00CF2C03" w:rsidRDefault="00CF2C03" w:rsidP="00CF2C03"/>
    <w:p w14:paraId="3CD0D25B" w14:textId="77777777" w:rsidR="00CF2C03" w:rsidRDefault="00CF2C03">
      <w:pPr>
        <w:rPr>
          <w:caps/>
          <w:color w:val="FFFFFF" w:themeColor="background1"/>
          <w:spacing w:val="15"/>
          <w:sz w:val="22"/>
          <w:szCs w:val="22"/>
        </w:rPr>
      </w:pPr>
      <w:r>
        <w:br w:type="page"/>
      </w:r>
    </w:p>
    <w:p w14:paraId="7C23CC7D" w14:textId="3AEFDC24" w:rsidR="00CF2C03" w:rsidRDefault="00292D65" w:rsidP="00292D65">
      <w:pPr>
        <w:pStyle w:val="Titre1"/>
      </w:pPr>
      <w:bookmarkStart w:id="118" w:name="_Toc521751097"/>
      <w:r>
        <w:lastRenderedPageBreak/>
        <w:t>ARCHITECTURE ET FONCTIONNEMENT DE L’ÉCHANGEUR</w:t>
      </w:r>
      <w:bookmarkEnd w:id="118"/>
    </w:p>
    <w:p w14:paraId="3B1B64B5" w14:textId="77777777" w:rsidR="00292D65" w:rsidRDefault="00292D65" w:rsidP="00CF2C03"/>
    <w:p w14:paraId="0468DA64" w14:textId="71E0A814" w:rsidR="00B90619" w:rsidRPr="00FD18BA" w:rsidRDefault="00B90619" w:rsidP="00CF2C03">
      <w:r w:rsidRPr="00FD18BA">
        <w:t>L’architecture réseau distribuée va être basée sur un core applicatif J</w:t>
      </w:r>
      <w:r w:rsidR="00DC0D9F">
        <w:t>ava</w:t>
      </w:r>
      <w:r w:rsidR="00E74437">
        <w:t>s</w:t>
      </w:r>
      <w:r w:rsidR="00DC0D9F">
        <w:t>cript</w:t>
      </w:r>
      <w:r w:rsidRPr="00FD18BA">
        <w:t xml:space="preserve"> (base commune p2p), qui servira aux différents modules de l’écosystème</w:t>
      </w:r>
      <w:r w:rsidR="00605ABC">
        <w:t xml:space="preserve"> </w:t>
      </w:r>
      <w:r w:rsidRPr="00FD18BA">
        <w:t>: client de trading, nodes p2p de passerelles vers les blo</w:t>
      </w:r>
      <w:r w:rsidR="00605ABC">
        <w:t xml:space="preserve">ckchains, node p2p d’arbitrage </w:t>
      </w:r>
      <w:r w:rsidRPr="00FD18BA">
        <w:t>chargé d’assurer la liquidité de l’échangeur, nodes d’échanges crypto/fiat, node indiquant l’état du réseau</w:t>
      </w:r>
      <w:r w:rsidR="00E74437">
        <w:t>…</w:t>
      </w:r>
      <w:r w:rsidRPr="00FD18BA">
        <w:t xml:space="preserve"> </w:t>
      </w:r>
    </w:p>
    <w:p w14:paraId="12A50E1A" w14:textId="3A3F5C4B" w:rsidR="00B90619" w:rsidRPr="00FD18BA" w:rsidRDefault="00605ABC" w:rsidP="00CF2C03">
      <w:r>
        <w:t xml:space="preserve">L’application client émet </w:t>
      </w:r>
      <w:r w:rsidR="00B90619" w:rsidRPr="00FD18BA">
        <w:t>les ordres donnés par l’utilisateur</w:t>
      </w:r>
      <w:r w:rsidRPr="00605ABC">
        <w:t xml:space="preserve"> </w:t>
      </w:r>
      <w:r w:rsidRPr="00FD18BA">
        <w:t>vers les nodes connectés,</w:t>
      </w:r>
      <w:r w:rsidR="00B90619" w:rsidRPr="00FD18BA">
        <w:t xml:space="preserve"> ce qui permet de les consolider. Les nodes propagent la totalité des o</w:t>
      </w:r>
      <w:r w:rsidR="0070677F">
        <w:t>rdres collectés de node en node</w:t>
      </w:r>
      <w:r w:rsidR="00B90619" w:rsidRPr="00FD18BA">
        <w:t xml:space="preserve"> chaque fois qu’il y a un changement, si bien que chaque node dispose du carnet d’ordres complet. Comme l’application client est également un node, elle reçoit donc aussi la totalité des ordres émis sur le réseau p2p.</w:t>
      </w:r>
    </w:p>
    <w:p w14:paraId="580BA186" w14:textId="30B593FE" w:rsidR="00B90619" w:rsidRPr="00FD18BA" w:rsidRDefault="00B90619" w:rsidP="00CF2C03">
      <w:r w:rsidRPr="00FD18BA">
        <w:t>Chaque app-client effectue le</w:t>
      </w:r>
      <w:r w:rsidR="0070677F">
        <w:t xml:space="preserve"> matching de ses propres ordres</w:t>
      </w:r>
      <w:r w:rsidR="009E6567">
        <w:t xml:space="preserve">, </w:t>
      </w:r>
      <w:r w:rsidR="00E74437">
        <w:t>contre</w:t>
      </w:r>
      <w:r w:rsidR="00E74437" w:rsidRPr="00FD18BA">
        <w:t xml:space="preserve"> </w:t>
      </w:r>
      <w:r w:rsidRPr="00FD18BA">
        <w:t>le carnet d’ordres complet, afin de trouver des contreparties concernant les ordres qu</w:t>
      </w:r>
      <w:r w:rsidR="00E74437">
        <w:t>e le trader</w:t>
      </w:r>
      <w:r w:rsidRPr="00FD18BA">
        <w:t xml:space="preserve"> a émis.</w:t>
      </w:r>
    </w:p>
    <w:p w14:paraId="33D06C4B" w14:textId="53A11705" w:rsidR="00B90619" w:rsidRPr="00FD18BA" w:rsidRDefault="00B90619" w:rsidP="00CF2C03">
      <w:r w:rsidRPr="00FD18BA">
        <w:t>Quand un matching (contrepartie) est trouvé, l’app-client en informe les nodes p2p connectés. Les nodes passerelles vers les blockchains concernées par l’échange vont en informer le smart contrat d’échange de chaque blockchain qui valide alor</w:t>
      </w:r>
      <w:r w:rsidR="009E6567">
        <w:t>s une demande d’envoi de crypto-</w:t>
      </w:r>
      <w:r w:rsidRPr="00FD18BA">
        <w:t>monnaies à chaque client concerné</w:t>
      </w:r>
      <w:r w:rsidR="00E74437">
        <w:t xml:space="preserve"> pour </w:t>
      </w:r>
      <w:r w:rsidRPr="00FD18BA">
        <w:t xml:space="preserve">recevoir les fonds impliqués </w:t>
      </w:r>
      <w:r w:rsidR="00E74437">
        <w:t>dans</w:t>
      </w:r>
      <w:r w:rsidRPr="00FD18BA">
        <w:t xml:space="preserve"> l’échange. Les smart contrats de chaque blockchain impliquée, une fois les fonds reçus sur le wallet qui lui sert à gérer l’échange, et après validation de l’atomicité de l’échange par un mécanisme spécifique </w:t>
      </w:r>
      <w:r w:rsidRPr="00FD18BA">
        <w:rPr>
          <w:vertAlign w:val="superscript"/>
        </w:rPr>
        <w:t>(*)</w:t>
      </w:r>
      <w:r w:rsidR="009E6567">
        <w:t>, envoient ces crypto-</w:t>
      </w:r>
      <w:r w:rsidRPr="00FD18BA">
        <w:t>monnaies aux wallets destinataires de l’échange. Si la totalité des fonds impliqués dans un échange n’est pas reçue après un certain délai, l’échange e</w:t>
      </w:r>
      <w:r w:rsidR="00207477">
        <w:t>s</w:t>
      </w:r>
      <w:r w:rsidRPr="00FD18BA">
        <w:t xml:space="preserve">t annulé et les fonds sont </w:t>
      </w:r>
      <w:r w:rsidR="00DC0D9F">
        <w:t>restitués</w:t>
      </w:r>
      <w:r w:rsidRPr="00FD18BA">
        <w:t xml:space="preserve"> à leurs propriétaires respectifs. Cela assure l’atomicité des échanges. Une fois l’échange effectué, les app-clients retirent les ordres qui ont été servis, chaque app-client retirant ses propres ordres, ce qui met à jour le carnet d’ordres global.</w:t>
      </w:r>
    </w:p>
    <w:p w14:paraId="5DD74E70" w14:textId="77777777" w:rsidR="00CF2C03" w:rsidRDefault="00CF2C03" w:rsidP="00CF2C03"/>
    <w:p w14:paraId="2D7AF52D" w14:textId="39F95F00" w:rsidR="00C87A83" w:rsidRDefault="006A49F0" w:rsidP="007C459B">
      <w:r>
        <w:t>Hormis</w:t>
      </w:r>
      <w:r w:rsidR="00B90619" w:rsidRPr="00FD18BA">
        <w:t xml:space="preserve"> les frais réseau propres à chaque blockchain, payés par les </w:t>
      </w:r>
      <w:r w:rsidR="00E74437">
        <w:t>traders</w:t>
      </w:r>
      <w:r w:rsidR="00B90619" w:rsidRPr="00FD18BA">
        <w:t>, les smart contrats d’échange collectent sur chaque échange un petit pourcentage, qui sera redistribué aux possesseurs de tokens SSW qui feront fonctionner un/des nodes connectés à des blockchains, au prorata des tokens possédés</w:t>
      </w:r>
      <w:r w:rsidR="00E74437">
        <w:t xml:space="preserve"> et </w:t>
      </w:r>
      <w:r w:rsidR="00AC233A">
        <w:t xml:space="preserve">du </w:t>
      </w:r>
      <w:r w:rsidR="00AC233A" w:rsidRPr="00FD18BA">
        <w:t>nombre</w:t>
      </w:r>
      <w:r w:rsidR="00B90619" w:rsidRPr="00FD18BA">
        <w:t xml:space="preserve"> total de tokens alloués à chaque </w:t>
      </w:r>
      <w:r w:rsidR="00296395" w:rsidRPr="00FD18BA">
        <w:t>blockchain</w:t>
      </w:r>
      <w:r w:rsidR="00B90619" w:rsidRPr="00FD18BA">
        <w:t xml:space="preserve">. </w:t>
      </w:r>
    </w:p>
    <w:p w14:paraId="4BBEC0EA" w14:textId="6016DC50" w:rsidR="00C87A83" w:rsidRDefault="00B90619" w:rsidP="007C459B">
      <w:r w:rsidRPr="00FD18BA">
        <w:t>Exemple</w:t>
      </w:r>
      <w:r w:rsidR="006A49F0">
        <w:t xml:space="preserve"> </w:t>
      </w:r>
      <w:r w:rsidRPr="00FD18BA">
        <w:t xml:space="preserve">: un </w:t>
      </w:r>
      <w:r w:rsidR="00AC233A">
        <w:t>NodeRunner</w:t>
      </w:r>
      <w:r w:rsidR="00E74437" w:rsidRPr="00FD18BA">
        <w:t xml:space="preserve"> </w:t>
      </w:r>
      <w:r w:rsidRPr="00FD18BA">
        <w:t xml:space="preserve">fait fonctionner un node p2p qui est connecté à la blockchain Ethereum (passerelle vers Ethereum), il a alloué 100 tokens parmi ceux qu’il possède pour le fonctionnement de ce node (via un wallet dédié, les tokens restant sa propriété). Si par ailleurs, d’autres </w:t>
      </w:r>
      <w:r w:rsidR="00C47E70">
        <w:t>NodeOwners</w:t>
      </w:r>
      <w:r w:rsidR="00AC233A" w:rsidRPr="00FD18BA">
        <w:t xml:space="preserve"> </w:t>
      </w:r>
      <w:r w:rsidRPr="00FD18BA">
        <w:t xml:space="preserve">font aussi fonctionner des nodes p2p connectés à la </w:t>
      </w:r>
      <w:r w:rsidR="00296395" w:rsidRPr="00FD18BA">
        <w:t>blockchain</w:t>
      </w:r>
      <w:r w:rsidRPr="00FD18BA">
        <w:t xml:space="preserve"> Ethereum, et que l’ensemble de ces nodes ont 1000 tokens alloués pour cela, alors notre </w:t>
      </w:r>
      <w:r w:rsidR="00AC233A">
        <w:t>NodeRunner</w:t>
      </w:r>
      <w:r w:rsidR="00AC233A" w:rsidRPr="00FD18BA">
        <w:t xml:space="preserve"> </w:t>
      </w:r>
      <w:r w:rsidRPr="00FD18BA">
        <w:t>recevra 10</w:t>
      </w:r>
      <w:r w:rsidR="00603964" w:rsidRPr="00FD18BA">
        <w:t>% (</w:t>
      </w:r>
      <w:r w:rsidRPr="00FD18BA">
        <w:t xml:space="preserve">100/1000) des frais collectés sur tous les échanges impliquant des </w:t>
      </w:r>
      <w:r w:rsidR="00AC233A" w:rsidRPr="00FD18BA">
        <w:t>Ethereum</w:t>
      </w:r>
      <w:r w:rsidR="00AC233A">
        <w:t>s</w:t>
      </w:r>
      <w:r w:rsidRPr="00FD18BA">
        <w:t xml:space="preserve">. </w:t>
      </w:r>
    </w:p>
    <w:p w14:paraId="27E90CAF" w14:textId="3AEC5131" w:rsidR="007C459B" w:rsidRDefault="00B90619" w:rsidP="007C459B">
      <w:r w:rsidRPr="00FD18BA">
        <w:t>S</w:t>
      </w:r>
      <w:r w:rsidR="00207477">
        <w:t>’</w:t>
      </w:r>
      <w:r w:rsidRPr="00FD18BA">
        <w:t xml:space="preserve">il a d’autres tokens SSW, et qu’il fait fonctionner d’autres nodes se connectant à d’autres </w:t>
      </w:r>
      <w:r w:rsidR="00296395" w:rsidRPr="00FD18BA">
        <w:t>blockchains</w:t>
      </w:r>
      <w:r w:rsidRPr="00FD18BA">
        <w:t xml:space="preserve">, </w:t>
      </w:r>
      <w:r w:rsidR="00E14DA0">
        <w:t xml:space="preserve">le </w:t>
      </w:r>
      <w:r w:rsidR="00AC233A">
        <w:t>NodeRunner</w:t>
      </w:r>
      <w:r w:rsidRPr="00FD18BA">
        <w:t xml:space="preserve"> recevra aussi la part lui revenant des frais d’échanges concernant ces autres </w:t>
      </w:r>
      <w:r w:rsidR="00296395" w:rsidRPr="00FD18BA">
        <w:t>blockchains</w:t>
      </w:r>
      <w:r w:rsidRPr="00FD18BA">
        <w:t xml:space="preserve">. Ce système d’allocation par </w:t>
      </w:r>
      <w:r w:rsidR="00296395" w:rsidRPr="00FD18BA">
        <w:t>blockchain</w:t>
      </w:r>
      <w:r w:rsidRPr="00FD18BA">
        <w:t xml:space="preserve">, permet d’inciter les utilisateurs à faire fonctionner des nodes pour connecter l’échangeur à des </w:t>
      </w:r>
      <w:r w:rsidR="00296395" w:rsidRPr="00FD18BA">
        <w:t>blockchains</w:t>
      </w:r>
      <w:r w:rsidRPr="00FD18BA">
        <w:t xml:space="preserve"> où peu de nodes sont en fonctionnement, ce qui tend à renforcer la redondance, donc la disponibilité du système et sa sécurité</w:t>
      </w:r>
      <w:r w:rsidR="00416851">
        <w:t>.</w:t>
      </w:r>
      <w:r w:rsidRPr="00FD18BA">
        <w:t xml:space="preserve"> </w:t>
      </w:r>
    </w:p>
    <w:p w14:paraId="329861ED" w14:textId="77777777" w:rsidR="007C459B" w:rsidRPr="00B90619" w:rsidRDefault="00603964" w:rsidP="007C459B">
      <w:r w:rsidRPr="00FD18BA">
        <w:rPr>
          <w:vertAlign w:val="superscript"/>
        </w:rPr>
        <w:t xml:space="preserve">(*) </w:t>
      </w:r>
      <w:r w:rsidRPr="00FD18BA">
        <w:t xml:space="preserve">Voir description détaillée </w:t>
      </w:r>
      <w:r w:rsidR="007C459B">
        <w:t>au paragraphe « </w:t>
      </w:r>
      <w:r w:rsidR="007C459B" w:rsidRPr="00B90619">
        <w:t>Système de validation de l’atomicité des échanges</w:t>
      </w:r>
      <w:r w:rsidR="00C332E7">
        <w:t> »</w:t>
      </w:r>
    </w:p>
    <w:p w14:paraId="1AF19E76" w14:textId="77777777" w:rsidR="00CF2C03" w:rsidRDefault="00CF2C03">
      <w:pPr>
        <w:rPr>
          <w:caps/>
          <w:color w:val="FFFFFF" w:themeColor="background1"/>
          <w:spacing w:val="15"/>
          <w:sz w:val="22"/>
          <w:szCs w:val="22"/>
        </w:rPr>
      </w:pPr>
    </w:p>
    <w:p w14:paraId="64E7D42C" w14:textId="01871B02" w:rsidR="00D06FDB" w:rsidRDefault="00292D65" w:rsidP="00292D65">
      <w:pPr>
        <w:pStyle w:val="Titre1"/>
      </w:pPr>
      <w:bookmarkStart w:id="119" w:name="_Toc521751098"/>
      <w:r>
        <w:lastRenderedPageBreak/>
        <w:t>ASPECT FINANCIER DU TOKEN</w:t>
      </w:r>
      <w:bookmarkEnd w:id="119"/>
    </w:p>
    <w:p w14:paraId="7B4F0ACF" w14:textId="77777777" w:rsidR="00292D65" w:rsidRPr="00B90619" w:rsidRDefault="00292D65">
      <w:pPr>
        <w:rPr>
          <w:rFonts w:ascii="Arial" w:hAnsi="Arial" w:cs="Arial"/>
          <w:sz w:val="24"/>
          <w:szCs w:val="24"/>
        </w:rPr>
      </w:pPr>
    </w:p>
    <w:p w14:paraId="6271E6FA" w14:textId="531BC7B8" w:rsidR="00E06BE4" w:rsidRPr="00292D65" w:rsidRDefault="00292D65" w:rsidP="00292D65">
      <w:pPr>
        <w:pStyle w:val="Titre2"/>
        <w:rPr>
          <w:rFonts w:cstheme="minorHAnsi"/>
        </w:rPr>
      </w:pPr>
      <w:bookmarkStart w:id="120" w:name="_Toc521751099"/>
      <w:r>
        <w:rPr>
          <w:rFonts w:cstheme="minorHAnsi"/>
        </w:rPr>
        <w:t>DONN</w:t>
      </w:r>
      <w:r>
        <w:t>ÉES UTILISÉES POUR CETTE PROJECTION</w:t>
      </w:r>
      <w:bookmarkEnd w:id="120"/>
    </w:p>
    <w:p w14:paraId="5FA9AEC8" w14:textId="77777777" w:rsidR="00292D65" w:rsidRDefault="00292D65" w:rsidP="00E06BE4">
      <w:pPr>
        <w:pStyle w:val="Paragraphedeliste"/>
        <w:rPr>
          <w:rFonts w:cstheme="minorHAnsi"/>
        </w:rPr>
      </w:pPr>
    </w:p>
    <w:p w14:paraId="46B6EDCB" w14:textId="77777777" w:rsidR="00603964" w:rsidRPr="00FD18BA" w:rsidRDefault="00603964" w:rsidP="008967C2">
      <w:pPr>
        <w:pStyle w:val="Paragraphedeliste"/>
        <w:numPr>
          <w:ilvl w:val="0"/>
          <w:numId w:val="4"/>
        </w:numPr>
        <w:rPr>
          <w:rFonts w:cstheme="minorHAnsi"/>
        </w:rPr>
      </w:pPr>
      <w:r w:rsidRPr="00FD18BA">
        <w:rPr>
          <w:rFonts w:cstheme="minorHAnsi"/>
        </w:rPr>
        <w:t>Nombre de tokens total émis : 100.000.000</w:t>
      </w:r>
    </w:p>
    <w:p w14:paraId="72CD70F1" w14:textId="77777777" w:rsidR="008967C2" w:rsidRPr="00FD18BA" w:rsidRDefault="008967C2" w:rsidP="008967C2">
      <w:pPr>
        <w:pStyle w:val="Paragraphedeliste"/>
        <w:numPr>
          <w:ilvl w:val="0"/>
          <w:numId w:val="4"/>
        </w:numPr>
        <w:rPr>
          <w:rFonts w:cstheme="minorHAnsi"/>
        </w:rPr>
      </w:pPr>
      <w:r w:rsidRPr="00FD18BA">
        <w:rPr>
          <w:rFonts w:cstheme="minorHAnsi"/>
        </w:rPr>
        <w:t>Prix d’émission du token : 0.45$ USD</w:t>
      </w:r>
    </w:p>
    <w:p w14:paraId="4E72B27B" w14:textId="14722248" w:rsidR="00603964" w:rsidRPr="00FD18BA" w:rsidRDefault="00603964" w:rsidP="008967C2">
      <w:pPr>
        <w:pStyle w:val="Paragraphedeliste"/>
        <w:numPr>
          <w:ilvl w:val="0"/>
          <w:numId w:val="4"/>
        </w:numPr>
        <w:rPr>
          <w:rFonts w:cstheme="minorHAnsi"/>
        </w:rPr>
      </w:pPr>
      <w:r w:rsidRPr="00FD18BA">
        <w:rPr>
          <w:rFonts w:cstheme="minorHAnsi"/>
        </w:rPr>
        <w:t>Pourcentage de tokens effectivement affecté</w:t>
      </w:r>
      <w:r w:rsidR="00277B4D">
        <w:rPr>
          <w:rFonts w:cstheme="minorHAnsi"/>
        </w:rPr>
        <w:t>s</w:t>
      </w:r>
      <w:r w:rsidRPr="00FD18BA">
        <w:rPr>
          <w:rFonts w:cstheme="minorHAnsi"/>
        </w:rPr>
        <w:t xml:space="preserve"> aux nodes passerelles : 50%</w:t>
      </w:r>
    </w:p>
    <w:p w14:paraId="2135E5F0" w14:textId="77777777" w:rsidR="00E06BE4" w:rsidRDefault="00E06BE4">
      <w:pPr>
        <w:rPr>
          <w:rFonts w:cstheme="minorHAnsi"/>
        </w:rPr>
      </w:pPr>
    </w:p>
    <w:p w14:paraId="2BC2E614" w14:textId="442B2763" w:rsidR="00603964" w:rsidRPr="00FD18BA" w:rsidRDefault="00603964">
      <w:pPr>
        <w:rPr>
          <w:rFonts w:cstheme="minorHAnsi"/>
        </w:rPr>
      </w:pPr>
      <w:r w:rsidRPr="00FD18BA">
        <w:rPr>
          <w:rFonts w:cstheme="minorHAnsi"/>
        </w:rPr>
        <w:t xml:space="preserve">Nous pensons </w:t>
      </w:r>
      <w:r w:rsidR="008967C2" w:rsidRPr="00FD18BA">
        <w:rPr>
          <w:rFonts w:cstheme="minorHAnsi"/>
        </w:rPr>
        <w:t>qu’une partie</w:t>
      </w:r>
      <w:r w:rsidRPr="00FD18BA">
        <w:rPr>
          <w:rFonts w:cstheme="minorHAnsi"/>
        </w:rPr>
        <w:t xml:space="preserve"> </w:t>
      </w:r>
      <w:r w:rsidR="008967C2" w:rsidRPr="00FD18BA">
        <w:rPr>
          <w:rFonts w:cstheme="minorHAnsi"/>
        </w:rPr>
        <w:t>des acquéreurs</w:t>
      </w:r>
      <w:r w:rsidRPr="00FD18BA">
        <w:rPr>
          <w:rFonts w:cstheme="minorHAnsi"/>
        </w:rPr>
        <w:t xml:space="preserve"> de token</w:t>
      </w:r>
      <w:r w:rsidR="00497EC2">
        <w:rPr>
          <w:rFonts w:cstheme="minorHAnsi"/>
        </w:rPr>
        <w:t>s</w:t>
      </w:r>
      <w:r w:rsidRPr="00FD18BA">
        <w:rPr>
          <w:rFonts w:cstheme="minorHAnsi"/>
        </w:rPr>
        <w:t xml:space="preserve"> SSW ne feront pas fonctionner de nodes </w:t>
      </w:r>
      <w:r w:rsidR="00A379A6" w:rsidRPr="00FD18BA">
        <w:rPr>
          <w:rFonts w:cstheme="minorHAnsi"/>
        </w:rPr>
        <w:t xml:space="preserve">passerelles </w:t>
      </w:r>
      <w:r w:rsidR="00A379A6">
        <w:rPr>
          <w:rFonts w:cstheme="minorHAnsi"/>
        </w:rPr>
        <w:t>vers</w:t>
      </w:r>
      <w:r w:rsidRPr="00FD18BA">
        <w:rPr>
          <w:rFonts w:cstheme="minorHAnsi"/>
        </w:rPr>
        <w:t xml:space="preserve"> des crypto</w:t>
      </w:r>
      <w:r w:rsidR="008967C2" w:rsidRPr="00FD18BA">
        <w:rPr>
          <w:rFonts w:cstheme="minorHAnsi"/>
        </w:rPr>
        <w:t>-</w:t>
      </w:r>
      <w:r w:rsidRPr="00FD18BA">
        <w:rPr>
          <w:rFonts w:cstheme="minorHAnsi"/>
        </w:rPr>
        <w:t>monnaie</w:t>
      </w:r>
      <w:r w:rsidR="001269E9" w:rsidRPr="00FD18BA">
        <w:rPr>
          <w:rFonts w:cstheme="minorHAnsi"/>
        </w:rPr>
        <w:t>s</w:t>
      </w:r>
      <w:r w:rsidR="00AD430F">
        <w:rPr>
          <w:rFonts w:cstheme="minorHAnsi"/>
        </w:rPr>
        <w:t xml:space="preserve">, perdant </w:t>
      </w:r>
      <w:r w:rsidR="00123A19">
        <w:rPr>
          <w:rFonts w:cstheme="minorHAnsi"/>
        </w:rPr>
        <w:t>ainsi</w:t>
      </w:r>
      <w:r w:rsidR="00123A19" w:rsidRPr="00FD18BA">
        <w:rPr>
          <w:rFonts w:cstheme="minorHAnsi"/>
        </w:rPr>
        <w:t xml:space="preserve"> la</w:t>
      </w:r>
      <w:r w:rsidRPr="00FD18BA">
        <w:rPr>
          <w:rFonts w:cstheme="minorHAnsi"/>
        </w:rPr>
        <w:t xml:space="preserve"> part correspondante des frais d’échanges payé</w:t>
      </w:r>
      <w:r w:rsidR="000E0AB1" w:rsidRPr="00FD18BA">
        <w:rPr>
          <w:rFonts w:cstheme="minorHAnsi"/>
        </w:rPr>
        <w:t>s</w:t>
      </w:r>
      <w:r w:rsidRPr="00FD18BA">
        <w:rPr>
          <w:rFonts w:cstheme="minorHAnsi"/>
        </w:rPr>
        <w:t xml:space="preserve"> par </w:t>
      </w:r>
      <w:r w:rsidR="008967C2" w:rsidRPr="00FD18BA">
        <w:rPr>
          <w:rFonts w:cstheme="minorHAnsi"/>
        </w:rPr>
        <w:t xml:space="preserve">les </w:t>
      </w:r>
      <w:r w:rsidR="00AD430F">
        <w:rPr>
          <w:rFonts w:cstheme="minorHAnsi"/>
        </w:rPr>
        <w:t>traders</w:t>
      </w:r>
      <w:r w:rsidR="008967C2" w:rsidRPr="00FD18BA">
        <w:rPr>
          <w:rFonts w:cstheme="minorHAnsi"/>
        </w:rPr>
        <w:t>, mais les achèteron</w:t>
      </w:r>
      <w:r w:rsidR="00497EC2">
        <w:rPr>
          <w:rFonts w:cstheme="minorHAnsi"/>
        </w:rPr>
        <w:t>t</w:t>
      </w:r>
      <w:r w:rsidR="008967C2" w:rsidRPr="00FD18BA">
        <w:rPr>
          <w:rFonts w:cstheme="minorHAnsi"/>
        </w:rPr>
        <w:t xml:space="preserve"> uniquement pour des motifs de spéculation sur le prix du token. </w:t>
      </w:r>
      <w:r w:rsidR="00EB18CD">
        <w:rPr>
          <w:rFonts w:cstheme="minorHAnsi"/>
        </w:rPr>
        <w:t>Cette</w:t>
      </w:r>
      <w:r w:rsidR="008967C2" w:rsidRPr="00FD18BA">
        <w:rPr>
          <w:rFonts w:cstheme="minorHAnsi"/>
        </w:rPr>
        <w:t xml:space="preserve"> projection</w:t>
      </w:r>
      <w:r w:rsidR="000E0AB1" w:rsidRPr="00FD18BA">
        <w:rPr>
          <w:rFonts w:cstheme="minorHAnsi"/>
        </w:rPr>
        <w:t xml:space="preserve"> </w:t>
      </w:r>
      <w:r w:rsidR="008967C2" w:rsidRPr="00FD18BA">
        <w:rPr>
          <w:rFonts w:cstheme="minorHAnsi"/>
        </w:rPr>
        <w:t xml:space="preserve">nous </w:t>
      </w:r>
      <w:r w:rsidR="00EB18CD">
        <w:rPr>
          <w:rFonts w:cstheme="minorHAnsi"/>
        </w:rPr>
        <w:t xml:space="preserve">semble </w:t>
      </w:r>
      <w:r w:rsidR="008967C2" w:rsidRPr="00FD18BA">
        <w:rPr>
          <w:rFonts w:cstheme="minorHAnsi"/>
        </w:rPr>
        <w:t>optimiste, la réalité pourrait être plus proche de</w:t>
      </w:r>
      <w:r w:rsidR="00EB18CD">
        <w:rPr>
          <w:rFonts w:cstheme="minorHAnsi"/>
        </w:rPr>
        <w:t>s</w:t>
      </w:r>
      <w:r w:rsidR="008967C2" w:rsidRPr="00FD18BA">
        <w:rPr>
          <w:rFonts w:cstheme="minorHAnsi"/>
        </w:rPr>
        <w:t xml:space="preserve"> 30%.</w:t>
      </w:r>
      <w:r w:rsidR="000E0AB1" w:rsidRPr="00FD18BA">
        <w:rPr>
          <w:rFonts w:cstheme="minorHAnsi"/>
        </w:rPr>
        <w:t xml:space="preserve"> Plus la part des tokens affecté</w:t>
      </w:r>
      <w:r w:rsidR="00497EC2">
        <w:rPr>
          <w:rFonts w:cstheme="minorHAnsi"/>
        </w:rPr>
        <w:t>s</w:t>
      </w:r>
      <w:r w:rsidR="000E0AB1" w:rsidRPr="00FD18BA">
        <w:rPr>
          <w:rFonts w:cstheme="minorHAnsi"/>
        </w:rPr>
        <w:t xml:space="preserve"> au fonctionnement des nodes passerelles est faible, plus le rendement des tokens pour ceux qui le font est grand.</w:t>
      </w:r>
    </w:p>
    <w:p w14:paraId="6F016873" w14:textId="77777777" w:rsidR="008967C2" w:rsidRPr="00FD18BA" w:rsidRDefault="008967C2">
      <w:pPr>
        <w:rPr>
          <w:rFonts w:cstheme="minorHAnsi"/>
        </w:rPr>
      </w:pPr>
      <w:r w:rsidRPr="00FD18BA">
        <w:rPr>
          <w:rFonts w:cstheme="minorHAnsi"/>
        </w:rPr>
        <w:t xml:space="preserve">Les données suivantes proviennent de </w:t>
      </w:r>
      <w:r w:rsidR="00A22ACC" w:rsidRPr="00FD18BA">
        <w:rPr>
          <w:rFonts w:cstheme="minorHAnsi"/>
        </w:rPr>
        <w:t>C</w:t>
      </w:r>
      <w:r w:rsidRPr="00FD18BA">
        <w:rPr>
          <w:rFonts w:cstheme="minorHAnsi"/>
        </w:rPr>
        <w:t>oin</w:t>
      </w:r>
      <w:r w:rsidR="00A22ACC" w:rsidRPr="00FD18BA">
        <w:rPr>
          <w:rFonts w:cstheme="minorHAnsi"/>
        </w:rPr>
        <w:t>M</w:t>
      </w:r>
      <w:r w:rsidRPr="00FD18BA">
        <w:rPr>
          <w:rFonts w:cstheme="minorHAnsi"/>
        </w:rPr>
        <w:t>arket</w:t>
      </w:r>
      <w:r w:rsidR="00A22ACC" w:rsidRPr="00FD18BA">
        <w:rPr>
          <w:rFonts w:cstheme="minorHAnsi"/>
        </w:rPr>
        <w:t>C</w:t>
      </w:r>
      <w:r w:rsidRPr="00FD18BA">
        <w:rPr>
          <w:rFonts w:cstheme="minorHAnsi"/>
        </w:rPr>
        <w:t>ap, prise fin Juillet 2018.</w:t>
      </w:r>
    </w:p>
    <w:p w14:paraId="24110628" w14:textId="77777777" w:rsidR="00E06BE4" w:rsidRDefault="00E06BE4">
      <w:pPr>
        <w:rPr>
          <w:rFonts w:cstheme="minorHAnsi"/>
        </w:rPr>
      </w:pPr>
    </w:p>
    <w:p w14:paraId="3C25E21B" w14:textId="20747677" w:rsidR="008967C2" w:rsidRPr="00FD18BA" w:rsidRDefault="008967C2">
      <w:pPr>
        <w:rPr>
          <w:rFonts w:cstheme="minorHAnsi"/>
        </w:rPr>
      </w:pPr>
      <w:r w:rsidRPr="00FD18BA">
        <w:rPr>
          <w:rFonts w:cstheme="minorHAnsi"/>
        </w:rPr>
        <w:t xml:space="preserve">Les volumes d’échanges correspondent à une période de fin de </w:t>
      </w:r>
      <w:r w:rsidR="0097542C">
        <w:rPr>
          <w:rFonts w:cstheme="minorHAnsi"/>
        </w:rPr>
        <w:t>k</w:t>
      </w:r>
      <w:r w:rsidR="00EB18CD">
        <w:rPr>
          <w:rFonts w:cstheme="minorHAnsi"/>
        </w:rPr>
        <w:t>rac</w:t>
      </w:r>
      <w:r w:rsidRPr="00FD18BA">
        <w:rPr>
          <w:rFonts w:cstheme="minorHAnsi"/>
        </w:rPr>
        <w:t>h de crypto-monnaies, on peut espérer que par la suite les volumes d’échange</w:t>
      </w:r>
      <w:r w:rsidR="00A836D3" w:rsidRPr="00FD18BA">
        <w:rPr>
          <w:rFonts w:cstheme="minorHAnsi"/>
        </w:rPr>
        <w:t>s</w:t>
      </w:r>
      <w:r w:rsidRPr="00FD18BA">
        <w:rPr>
          <w:rFonts w:cstheme="minorHAnsi"/>
        </w:rPr>
        <w:t xml:space="preserve"> remontent à des niveaux plus </w:t>
      </w:r>
      <w:r w:rsidR="00C67DAF">
        <w:rPr>
          <w:rFonts w:cstheme="minorHAnsi"/>
        </w:rPr>
        <w:t>habituels</w:t>
      </w:r>
      <w:r w:rsidRPr="00FD18BA">
        <w:rPr>
          <w:rFonts w:cstheme="minorHAnsi"/>
        </w:rPr>
        <w:t>, ce qui augmentera la rentabilité de la détention de token</w:t>
      </w:r>
      <w:r w:rsidR="00A22ACC" w:rsidRPr="00FD18BA">
        <w:rPr>
          <w:rFonts w:cstheme="minorHAnsi"/>
        </w:rPr>
        <w:t>s</w:t>
      </w:r>
      <w:r w:rsidR="00277B4D">
        <w:rPr>
          <w:rFonts w:cstheme="minorHAnsi"/>
        </w:rPr>
        <w:t>,</w:t>
      </w:r>
      <w:r w:rsidRPr="00FD18BA">
        <w:rPr>
          <w:rFonts w:cstheme="minorHAnsi"/>
        </w:rPr>
        <w:t xml:space="preserve"> dans le but de faire fonctionner des nodes passerelles.</w:t>
      </w:r>
    </w:p>
    <w:p w14:paraId="145FFAC8" w14:textId="77777777" w:rsidR="00A836D3" w:rsidRPr="00FD18BA" w:rsidRDefault="00A836D3">
      <w:pPr>
        <w:rPr>
          <w:rFonts w:cstheme="minorHAnsi"/>
        </w:rPr>
      </w:pPr>
    </w:p>
    <w:p w14:paraId="41247D62" w14:textId="5CEA696C" w:rsidR="00A836D3" w:rsidRPr="00FD18BA" w:rsidRDefault="008F7156">
      <w:pPr>
        <w:rPr>
          <w:rFonts w:cstheme="minorHAnsi"/>
        </w:rPr>
      </w:pPr>
      <w:r w:rsidRPr="00FD18BA">
        <w:rPr>
          <w:rFonts w:cstheme="minorHAnsi"/>
        </w:rPr>
        <w:t>Exemples de r</w:t>
      </w:r>
      <w:r w:rsidR="00A836D3" w:rsidRPr="00FD18BA">
        <w:rPr>
          <w:rFonts w:cstheme="minorHAnsi"/>
        </w:rPr>
        <w:t>épartition de la distribution des éch</w:t>
      </w:r>
      <w:r w:rsidR="00497EC2">
        <w:rPr>
          <w:rFonts w:cstheme="minorHAnsi"/>
        </w:rPr>
        <w:t>anges entre crypto-</w:t>
      </w:r>
      <w:r w:rsidR="00A836D3" w:rsidRPr="00FD18BA">
        <w:rPr>
          <w:rFonts w:cstheme="minorHAnsi"/>
        </w:rPr>
        <w:t>monnaies sur 24h.</w:t>
      </w:r>
    </w:p>
    <w:tbl>
      <w:tblPr>
        <w:tblW w:w="4660" w:type="dxa"/>
        <w:tblCellMar>
          <w:left w:w="70" w:type="dxa"/>
          <w:right w:w="70" w:type="dxa"/>
        </w:tblCellMar>
        <w:tblLook w:val="04A0" w:firstRow="1" w:lastRow="0" w:firstColumn="1" w:lastColumn="0" w:noHBand="0" w:noVBand="1"/>
      </w:tblPr>
      <w:tblGrid>
        <w:gridCol w:w="3580"/>
        <w:gridCol w:w="1080"/>
      </w:tblGrid>
      <w:tr w:rsidR="00A836D3" w:rsidRPr="00FD18BA" w14:paraId="0B79203D" w14:textId="77777777" w:rsidTr="00A836D3">
        <w:trPr>
          <w:trHeight w:val="288"/>
        </w:trPr>
        <w:tc>
          <w:tcPr>
            <w:tcW w:w="3580" w:type="dxa"/>
            <w:tcBorders>
              <w:top w:val="nil"/>
              <w:left w:val="nil"/>
              <w:bottom w:val="nil"/>
              <w:right w:val="nil"/>
            </w:tcBorders>
            <w:shd w:val="clear" w:color="auto" w:fill="auto"/>
            <w:noWrap/>
            <w:vAlign w:val="bottom"/>
            <w:hideMark/>
          </w:tcPr>
          <w:p w14:paraId="2FEAF151" w14:textId="7E410A0A" w:rsidR="00A836D3" w:rsidRPr="00FD18BA" w:rsidRDefault="00A836D3" w:rsidP="00A836D3">
            <w:pPr>
              <w:spacing w:after="0" w:line="240" w:lineRule="auto"/>
              <w:rPr>
                <w:rFonts w:eastAsia="Times New Roman" w:cstheme="minorHAnsi"/>
                <w:color w:val="000000"/>
                <w:lang w:eastAsia="fr-FR"/>
              </w:rPr>
            </w:pPr>
            <w:r w:rsidRPr="00FD18BA">
              <w:rPr>
                <w:rFonts w:eastAsia="Times New Roman" w:cstheme="minorHAnsi"/>
                <w:color w:val="000000"/>
                <w:lang w:eastAsia="fr-FR"/>
              </w:rPr>
              <w:t>Bitcoin</w:t>
            </w:r>
            <w:r w:rsidR="00A22ACC" w:rsidRPr="00FD18BA">
              <w:rPr>
                <w:rFonts w:eastAsia="Times New Roman" w:cstheme="minorHAnsi"/>
                <w:color w:val="000000"/>
                <w:lang w:eastAsia="fr-FR"/>
              </w:rPr>
              <w:t> :</w:t>
            </w:r>
          </w:p>
        </w:tc>
        <w:tc>
          <w:tcPr>
            <w:tcW w:w="1080" w:type="dxa"/>
            <w:tcBorders>
              <w:top w:val="nil"/>
              <w:left w:val="nil"/>
              <w:bottom w:val="nil"/>
              <w:right w:val="nil"/>
            </w:tcBorders>
            <w:shd w:val="clear" w:color="auto" w:fill="auto"/>
            <w:noWrap/>
            <w:vAlign w:val="bottom"/>
            <w:hideMark/>
          </w:tcPr>
          <w:p w14:paraId="63388CA9" w14:textId="77777777" w:rsidR="00A836D3" w:rsidRPr="00FD18BA" w:rsidRDefault="00A836D3" w:rsidP="00A22ACC">
            <w:pPr>
              <w:spacing w:after="0" w:line="240" w:lineRule="auto"/>
              <w:rPr>
                <w:rFonts w:eastAsia="Times New Roman" w:cstheme="minorHAnsi"/>
                <w:color w:val="000000"/>
                <w:lang w:eastAsia="fr-FR"/>
              </w:rPr>
            </w:pPr>
            <w:r w:rsidRPr="00FD18BA">
              <w:rPr>
                <w:rFonts w:eastAsia="Times New Roman" w:cstheme="minorHAnsi"/>
                <w:color w:val="000000"/>
                <w:lang w:eastAsia="fr-FR"/>
              </w:rPr>
              <w:t>33</w:t>
            </w:r>
            <w:r w:rsidR="00A22ACC" w:rsidRPr="00FD18BA">
              <w:rPr>
                <w:rFonts w:eastAsia="Times New Roman" w:cstheme="minorHAnsi"/>
                <w:color w:val="000000"/>
                <w:lang w:eastAsia="fr-FR"/>
              </w:rPr>
              <w:t>%</w:t>
            </w:r>
          </w:p>
        </w:tc>
      </w:tr>
      <w:tr w:rsidR="00A836D3" w:rsidRPr="00FD18BA" w14:paraId="7FB97805" w14:textId="77777777" w:rsidTr="00A836D3">
        <w:trPr>
          <w:trHeight w:val="288"/>
        </w:trPr>
        <w:tc>
          <w:tcPr>
            <w:tcW w:w="3580" w:type="dxa"/>
            <w:tcBorders>
              <w:top w:val="nil"/>
              <w:left w:val="nil"/>
              <w:bottom w:val="nil"/>
              <w:right w:val="nil"/>
            </w:tcBorders>
            <w:shd w:val="clear" w:color="auto" w:fill="auto"/>
            <w:noWrap/>
            <w:vAlign w:val="bottom"/>
            <w:hideMark/>
          </w:tcPr>
          <w:p w14:paraId="40D68CC4" w14:textId="2E383BDA" w:rsidR="00A836D3" w:rsidRPr="00FD18BA" w:rsidRDefault="00A836D3" w:rsidP="00A836D3">
            <w:pPr>
              <w:spacing w:after="0" w:line="240" w:lineRule="auto"/>
              <w:rPr>
                <w:rFonts w:eastAsia="Times New Roman" w:cstheme="minorHAnsi"/>
                <w:color w:val="000000"/>
                <w:lang w:eastAsia="fr-FR"/>
              </w:rPr>
            </w:pPr>
            <w:r w:rsidRPr="00FD18BA">
              <w:rPr>
                <w:rFonts w:eastAsia="Times New Roman" w:cstheme="minorHAnsi"/>
                <w:color w:val="000000"/>
                <w:lang w:eastAsia="fr-FR"/>
              </w:rPr>
              <w:t>Tether</w:t>
            </w:r>
            <w:r w:rsidR="00A22ACC" w:rsidRPr="00FD18BA">
              <w:rPr>
                <w:rFonts w:eastAsia="Times New Roman" w:cstheme="minorHAnsi"/>
                <w:color w:val="000000"/>
                <w:lang w:eastAsia="fr-FR"/>
              </w:rPr>
              <w:t> :</w:t>
            </w:r>
          </w:p>
        </w:tc>
        <w:tc>
          <w:tcPr>
            <w:tcW w:w="1080" w:type="dxa"/>
            <w:tcBorders>
              <w:top w:val="nil"/>
              <w:left w:val="nil"/>
              <w:bottom w:val="nil"/>
              <w:right w:val="nil"/>
            </w:tcBorders>
            <w:shd w:val="clear" w:color="auto" w:fill="auto"/>
            <w:noWrap/>
            <w:vAlign w:val="bottom"/>
            <w:hideMark/>
          </w:tcPr>
          <w:p w14:paraId="01E3156C" w14:textId="77777777" w:rsidR="00A836D3" w:rsidRPr="00FD18BA" w:rsidRDefault="00A836D3" w:rsidP="00A22ACC">
            <w:pPr>
              <w:spacing w:after="0" w:line="240" w:lineRule="auto"/>
              <w:rPr>
                <w:rFonts w:eastAsia="Times New Roman" w:cstheme="minorHAnsi"/>
                <w:color w:val="000000"/>
                <w:lang w:eastAsia="fr-FR"/>
              </w:rPr>
            </w:pPr>
            <w:r w:rsidRPr="00FD18BA">
              <w:rPr>
                <w:rFonts w:eastAsia="Times New Roman" w:cstheme="minorHAnsi"/>
                <w:color w:val="000000"/>
                <w:lang w:eastAsia="fr-FR"/>
              </w:rPr>
              <w:t>2</w:t>
            </w:r>
            <w:r w:rsidR="00A22ACC" w:rsidRPr="00FD18BA">
              <w:rPr>
                <w:rFonts w:eastAsia="Times New Roman" w:cstheme="minorHAnsi"/>
                <w:color w:val="000000"/>
                <w:lang w:eastAsia="fr-FR"/>
              </w:rPr>
              <w:t>0%</w:t>
            </w:r>
          </w:p>
        </w:tc>
      </w:tr>
      <w:tr w:rsidR="00A836D3" w:rsidRPr="00FD18BA" w14:paraId="5BA976B1" w14:textId="77777777" w:rsidTr="00A836D3">
        <w:trPr>
          <w:trHeight w:val="288"/>
        </w:trPr>
        <w:tc>
          <w:tcPr>
            <w:tcW w:w="3580" w:type="dxa"/>
            <w:tcBorders>
              <w:top w:val="nil"/>
              <w:left w:val="nil"/>
              <w:bottom w:val="nil"/>
              <w:right w:val="nil"/>
            </w:tcBorders>
            <w:shd w:val="clear" w:color="auto" w:fill="auto"/>
            <w:noWrap/>
            <w:vAlign w:val="bottom"/>
            <w:hideMark/>
          </w:tcPr>
          <w:p w14:paraId="093E42F8" w14:textId="77777777" w:rsidR="00A836D3" w:rsidRPr="00FD18BA" w:rsidRDefault="00A836D3" w:rsidP="00A836D3">
            <w:pPr>
              <w:spacing w:after="0" w:line="240" w:lineRule="auto"/>
              <w:rPr>
                <w:rFonts w:eastAsia="Times New Roman" w:cstheme="minorHAnsi"/>
                <w:color w:val="000000"/>
                <w:lang w:eastAsia="fr-FR"/>
              </w:rPr>
            </w:pPr>
            <w:r w:rsidRPr="00FD18BA">
              <w:rPr>
                <w:rFonts w:eastAsia="Times New Roman" w:cstheme="minorHAnsi"/>
                <w:color w:val="000000"/>
                <w:lang w:eastAsia="fr-FR"/>
              </w:rPr>
              <w:t>Ethereum</w:t>
            </w:r>
            <w:r w:rsidR="00A22ACC" w:rsidRPr="00FD18BA">
              <w:rPr>
                <w:rFonts w:eastAsia="Times New Roman" w:cstheme="minorHAnsi"/>
                <w:color w:val="000000"/>
                <w:lang w:eastAsia="fr-FR"/>
              </w:rPr>
              <w:t> :</w:t>
            </w:r>
          </w:p>
        </w:tc>
        <w:tc>
          <w:tcPr>
            <w:tcW w:w="1080" w:type="dxa"/>
            <w:tcBorders>
              <w:top w:val="nil"/>
              <w:left w:val="nil"/>
              <w:bottom w:val="nil"/>
              <w:right w:val="nil"/>
            </w:tcBorders>
            <w:shd w:val="clear" w:color="auto" w:fill="auto"/>
            <w:noWrap/>
            <w:vAlign w:val="bottom"/>
            <w:hideMark/>
          </w:tcPr>
          <w:p w14:paraId="349BE4E8" w14:textId="77777777" w:rsidR="00A836D3" w:rsidRPr="00FD18BA" w:rsidRDefault="00A836D3" w:rsidP="00A22ACC">
            <w:pPr>
              <w:spacing w:after="0" w:line="240" w:lineRule="auto"/>
              <w:rPr>
                <w:rFonts w:eastAsia="Times New Roman" w:cstheme="minorHAnsi"/>
                <w:color w:val="000000"/>
                <w:lang w:eastAsia="fr-FR"/>
              </w:rPr>
            </w:pPr>
            <w:r w:rsidRPr="00FD18BA">
              <w:rPr>
                <w:rFonts w:eastAsia="Times New Roman" w:cstheme="minorHAnsi"/>
                <w:color w:val="000000"/>
                <w:lang w:eastAsia="fr-FR"/>
              </w:rPr>
              <w:t>11</w:t>
            </w:r>
            <w:r w:rsidR="00A22ACC" w:rsidRPr="00FD18BA">
              <w:rPr>
                <w:rFonts w:eastAsia="Times New Roman" w:cstheme="minorHAnsi"/>
                <w:color w:val="000000"/>
                <w:lang w:eastAsia="fr-FR"/>
              </w:rPr>
              <w:t>%</w:t>
            </w:r>
          </w:p>
        </w:tc>
      </w:tr>
      <w:tr w:rsidR="00A836D3" w:rsidRPr="00FD18BA" w14:paraId="4E60CA93" w14:textId="77777777" w:rsidTr="00A836D3">
        <w:trPr>
          <w:trHeight w:val="288"/>
        </w:trPr>
        <w:tc>
          <w:tcPr>
            <w:tcW w:w="3580" w:type="dxa"/>
            <w:tcBorders>
              <w:top w:val="nil"/>
              <w:left w:val="nil"/>
              <w:bottom w:val="nil"/>
              <w:right w:val="nil"/>
            </w:tcBorders>
            <w:shd w:val="clear" w:color="auto" w:fill="auto"/>
            <w:noWrap/>
            <w:vAlign w:val="bottom"/>
            <w:hideMark/>
          </w:tcPr>
          <w:p w14:paraId="0F3B390C" w14:textId="77777777" w:rsidR="00A836D3" w:rsidRPr="00FD18BA" w:rsidRDefault="00A836D3" w:rsidP="00A836D3">
            <w:pPr>
              <w:spacing w:after="0" w:line="240" w:lineRule="auto"/>
              <w:rPr>
                <w:rFonts w:eastAsia="Times New Roman" w:cstheme="minorHAnsi"/>
                <w:color w:val="000000"/>
                <w:lang w:eastAsia="fr-FR"/>
              </w:rPr>
            </w:pPr>
            <w:r w:rsidRPr="00FD18BA">
              <w:rPr>
                <w:rFonts w:eastAsia="Times New Roman" w:cstheme="minorHAnsi"/>
                <w:color w:val="000000"/>
                <w:lang w:eastAsia="fr-FR"/>
              </w:rPr>
              <w:t>EOS</w:t>
            </w:r>
            <w:r w:rsidR="00A22ACC" w:rsidRPr="00FD18BA">
              <w:rPr>
                <w:rFonts w:eastAsia="Times New Roman" w:cstheme="minorHAnsi"/>
                <w:color w:val="000000"/>
                <w:lang w:eastAsia="fr-FR"/>
              </w:rPr>
              <w:t> :</w:t>
            </w:r>
          </w:p>
        </w:tc>
        <w:tc>
          <w:tcPr>
            <w:tcW w:w="1080" w:type="dxa"/>
            <w:tcBorders>
              <w:top w:val="nil"/>
              <w:left w:val="nil"/>
              <w:bottom w:val="nil"/>
              <w:right w:val="nil"/>
            </w:tcBorders>
            <w:shd w:val="clear" w:color="auto" w:fill="auto"/>
            <w:noWrap/>
            <w:vAlign w:val="bottom"/>
            <w:hideMark/>
          </w:tcPr>
          <w:p w14:paraId="6E08458B" w14:textId="77777777" w:rsidR="00A836D3" w:rsidRPr="00FD18BA" w:rsidRDefault="00A22ACC" w:rsidP="00A22ACC">
            <w:pPr>
              <w:spacing w:after="0" w:line="240" w:lineRule="auto"/>
              <w:rPr>
                <w:rFonts w:eastAsia="Times New Roman" w:cstheme="minorHAnsi"/>
                <w:color w:val="000000"/>
                <w:lang w:eastAsia="fr-FR"/>
              </w:rPr>
            </w:pPr>
            <w:r w:rsidRPr="00FD18BA">
              <w:rPr>
                <w:rFonts w:eastAsia="Times New Roman" w:cstheme="minorHAnsi"/>
                <w:color w:val="000000"/>
                <w:lang w:eastAsia="fr-FR"/>
              </w:rPr>
              <w:t xml:space="preserve"> </w:t>
            </w:r>
            <w:r w:rsidR="00A836D3" w:rsidRPr="00FD18BA">
              <w:rPr>
                <w:rFonts w:eastAsia="Times New Roman" w:cstheme="minorHAnsi"/>
                <w:color w:val="000000"/>
                <w:lang w:eastAsia="fr-FR"/>
              </w:rPr>
              <w:t>4</w:t>
            </w:r>
            <w:r w:rsidRPr="00FD18BA">
              <w:rPr>
                <w:rFonts w:eastAsia="Times New Roman" w:cstheme="minorHAnsi"/>
                <w:color w:val="000000"/>
                <w:lang w:eastAsia="fr-FR"/>
              </w:rPr>
              <w:t>.</w:t>
            </w:r>
            <w:r w:rsidR="00A836D3" w:rsidRPr="00FD18BA">
              <w:rPr>
                <w:rFonts w:eastAsia="Times New Roman" w:cstheme="minorHAnsi"/>
                <w:color w:val="000000"/>
                <w:lang w:eastAsia="fr-FR"/>
              </w:rPr>
              <w:t>5</w:t>
            </w:r>
            <w:r w:rsidRPr="00FD18BA">
              <w:rPr>
                <w:rFonts w:eastAsia="Times New Roman" w:cstheme="minorHAnsi"/>
                <w:color w:val="000000"/>
                <w:lang w:eastAsia="fr-FR"/>
              </w:rPr>
              <w:t>%</w:t>
            </w:r>
          </w:p>
        </w:tc>
      </w:tr>
      <w:tr w:rsidR="00A836D3" w:rsidRPr="00FD18BA" w14:paraId="0C6B9097" w14:textId="77777777" w:rsidTr="00A836D3">
        <w:trPr>
          <w:trHeight w:val="288"/>
        </w:trPr>
        <w:tc>
          <w:tcPr>
            <w:tcW w:w="3580" w:type="dxa"/>
            <w:tcBorders>
              <w:top w:val="nil"/>
              <w:left w:val="nil"/>
              <w:bottom w:val="nil"/>
              <w:right w:val="nil"/>
            </w:tcBorders>
            <w:shd w:val="clear" w:color="auto" w:fill="auto"/>
            <w:noWrap/>
            <w:vAlign w:val="bottom"/>
            <w:hideMark/>
          </w:tcPr>
          <w:p w14:paraId="72484496" w14:textId="77777777" w:rsidR="00A836D3" w:rsidRPr="00FD18BA" w:rsidRDefault="00A836D3" w:rsidP="00A836D3">
            <w:pPr>
              <w:spacing w:after="0" w:line="240" w:lineRule="auto"/>
              <w:rPr>
                <w:rFonts w:eastAsia="Times New Roman" w:cstheme="minorHAnsi"/>
                <w:color w:val="000000"/>
                <w:lang w:eastAsia="fr-FR"/>
              </w:rPr>
            </w:pPr>
            <w:r w:rsidRPr="00FD18BA">
              <w:rPr>
                <w:rFonts w:eastAsia="Times New Roman" w:cstheme="minorHAnsi"/>
                <w:color w:val="000000"/>
                <w:lang w:eastAsia="fr-FR"/>
              </w:rPr>
              <w:t>OmiseGo</w:t>
            </w:r>
            <w:r w:rsidR="00A22ACC" w:rsidRPr="00FD18BA">
              <w:rPr>
                <w:rFonts w:eastAsia="Times New Roman" w:cstheme="minorHAnsi"/>
                <w:color w:val="000000"/>
                <w:lang w:eastAsia="fr-FR"/>
              </w:rPr>
              <w:t> :</w:t>
            </w:r>
          </w:p>
        </w:tc>
        <w:tc>
          <w:tcPr>
            <w:tcW w:w="1080" w:type="dxa"/>
            <w:tcBorders>
              <w:top w:val="nil"/>
              <w:left w:val="nil"/>
              <w:bottom w:val="nil"/>
              <w:right w:val="nil"/>
            </w:tcBorders>
            <w:shd w:val="clear" w:color="auto" w:fill="auto"/>
            <w:noWrap/>
            <w:vAlign w:val="bottom"/>
            <w:hideMark/>
          </w:tcPr>
          <w:p w14:paraId="597C30DE" w14:textId="77777777" w:rsidR="00A836D3" w:rsidRPr="00FD18BA" w:rsidRDefault="00A22ACC" w:rsidP="00A22ACC">
            <w:pPr>
              <w:spacing w:after="0" w:line="240" w:lineRule="auto"/>
              <w:rPr>
                <w:rFonts w:eastAsia="Times New Roman" w:cstheme="minorHAnsi"/>
                <w:color w:val="000000"/>
                <w:lang w:eastAsia="fr-FR"/>
              </w:rPr>
            </w:pPr>
            <w:r w:rsidRPr="00FD18BA">
              <w:rPr>
                <w:rFonts w:eastAsia="Times New Roman" w:cstheme="minorHAnsi"/>
                <w:color w:val="000000"/>
                <w:lang w:eastAsia="fr-FR"/>
              </w:rPr>
              <w:t xml:space="preserve"> 0.45%</w:t>
            </w:r>
          </w:p>
        </w:tc>
      </w:tr>
    </w:tbl>
    <w:p w14:paraId="15969F77" w14:textId="77777777" w:rsidR="00A836D3" w:rsidRPr="00FD18BA" w:rsidRDefault="00A836D3">
      <w:pPr>
        <w:rPr>
          <w:rFonts w:cstheme="minorHAnsi"/>
        </w:rPr>
      </w:pPr>
    </w:p>
    <w:p w14:paraId="4E704AF5" w14:textId="7498B6F8" w:rsidR="008967C2" w:rsidRPr="00FD18BA" w:rsidRDefault="00A22ACC">
      <w:pPr>
        <w:rPr>
          <w:rFonts w:cstheme="minorHAnsi"/>
        </w:rPr>
      </w:pPr>
      <w:r w:rsidRPr="00FD18BA">
        <w:rPr>
          <w:rFonts w:cstheme="minorHAnsi"/>
        </w:rPr>
        <w:t xml:space="preserve">Nous avons </w:t>
      </w:r>
      <w:r w:rsidR="00E06BE4">
        <w:rPr>
          <w:rFonts w:cstheme="minorHAnsi"/>
        </w:rPr>
        <w:t>ici</w:t>
      </w:r>
      <w:r w:rsidRPr="00FD18BA">
        <w:rPr>
          <w:rFonts w:cstheme="minorHAnsi"/>
        </w:rPr>
        <w:t xml:space="preserve"> les </w:t>
      </w:r>
      <w:r w:rsidR="00497EC2">
        <w:rPr>
          <w:rFonts w:cstheme="minorHAnsi"/>
        </w:rPr>
        <w:t>3</w:t>
      </w:r>
      <w:r w:rsidRPr="00FD18BA">
        <w:rPr>
          <w:rFonts w:cstheme="minorHAnsi"/>
        </w:rPr>
        <w:t xml:space="preserve"> crypto-monnaies</w:t>
      </w:r>
      <w:r w:rsidR="00E460A0" w:rsidRPr="00FD18BA">
        <w:rPr>
          <w:rFonts w:cstheme="minorHAnsi"/>
        </w:rPr>
        <w:t xml:space="preserve"> les plus </w:t>
      </w:r>
      <w:r w:rsidRPr="00FD18BA">
        <w:rPr>
          <w:rFonts w:cstheme="minorHAnsi"/>
        </w:rPr>
        <w:t>échangée</w:t>
      </w:r>
      <w:r w:rsidR="00E460A0" w:rsidRPr="00FD18BA">
        <w:rPr>
          <w:rFonts w:cstheme="minorHAnsi"/>
        </w:rPr>
        <w:t>s</w:t>
      </w:r>
      <w:r w:rsidR="00DD1A75">
        <w:rPr>
          <w:rFonts w:cstheme="minorHAnsi"/>
        </w:rPr>
        <w:t xml:space="preserve"> ainsi qu</w:t>
      </w:r>
      <w:r w:rsidR="00C67DAF">
        <w:rPr>
          <w:rFonts w:cstheme="minorHAnsi"/>
        </w:rPr>
        <w:t xml:space="preserve">e </w:t>
      </w:r>
      <w:r w:rsidR="00277B4D">
        <w:rPr>
          <w:rFonts w:cstheme="minorHAnsi"/>
        </w:rPr>
        <w:t>2</w:t>
      </w:r>
      <w:r w:rsidR="00277B4D" w:rsidRPr="00FD18BA">
        <w:rPr>
          <w:rFonts w:cstheme="minorHAnsi"/>
        </w:rPr>
        <w:t xml:space="preserve"> </w:t>
      </w:r>
      <w:r w:rsidRPr="00FD18BA">
        <w:rPr>
          <w:rFonts w:cstheme="minorHAnsi"/>
        </w:rPr>
        <w:t>crypto</w:t>
      </w:r>
      <w:r w:rsidR="006C24D6" w:rsidRPr="00FD18BA">
        <w:rPr>
          <w:rFonts w:cstheme="minorHAnsi"/>
        </w:rPr>
        <w:t>-</w:t>
      </w:r>
      <w:r w:rsidRPr="00FD18BA">
        <w:rPr>
          <w:rFonts w:cstheme="minorHAnsi"/>
        </w:rPr>
        <w:t>monnaie</w:t>
      </w:r>
      <w:r w:rsidR="00C67DAF">
        <w:rPr>
          <w:rFonts w:cstheme="minorHAnsi"/>
        </w:rPr>
        <w:t>s</w:t>
      </w:r>
      <w:r w:rsidRPr="00FD18BA">
        <w:rPr>
          <w:rFonts w:cstheme="minorHAnsi"/>
        </w:rPr>
        <w:t xml:space="preserve"> moins échangé</w:t>
      </w:r>
      <w:r w:rsidR="00E460A0" w:rsidRPr="00FD18BA">
        <w:rPr>
          <w:rFonts w:cstheme="minorHAnsi"/>
        </w:rPr>
        <w:t>e</w:t>
      </w:r>
      <w:r w:rsidR="00C67DAF">
        <w:rPr>
          <w:rFonts w:cstheme="minorHAnsi"/>
        </w:rPr>
        <w:t>s</w:t>
      </w:r>
      <w:r w:rsidRPr="00FD18BA">
        <w:rPr>
          <w:rFonts w:cstheme="minorHAnsi"/>
        </w:rPr>
        <w:t>.</w:t>
      </w:r>
    </w:p>
    <w:p w14:paraId="44F871B8" w14:textId="77777777" w:rsidR="00A22ACC" w:rsidRPr="00FD18BA" w:rsidRDefault="00A22ACC">
      <w:pPr>
        <w:rPr>
          <w:rFonts w:cstheme="minorHAnsi"/>
        </w:rPr>
      </w:pPr>
    </w:p>
    <w:p w14:paraId="0A2F7C16" w14:textId="0A59A59E" w:rsidR="00A22ACC" w:rsidRPr="00FD18BA" w:rsidRDefault="00A22ACC">
      <w:pPr>
        <w:rPr>
          <w:rFonts w:cstheme="minorHAnsi"/>
        </w:rPr>
      </w:pPr>
      <w:r w:rsidRPr="00FD18BA">
        <w:rPr>
          <w:rFonts w:cstheme="minorHAnsi"/>
        </w:rPr>
        <w:t xml:space="preserve">Volume d’échanges des </w:t>
      </w:r>
      <w:r w:rsidR="006A79FD">
        <w:rPr>
          <w:rFonts w:cstheme="minorHAnsi"/>
        </w:rPr>
        <w:t>échangeurs</w:t>
      </w:r>
      <w:r w:rsidRPr="00FD18BA">
        <w:rPr>
          <w:rFonts w:cstheme="minorHAnsi"/>
        </w:rPr>
        <w:t xml:space="preserve"> sur 24h suivant leur ranking de CoinMarketCap</w:t>
      </w:r>
      <w:r w:rsidR="00DD1A75">
        <w:rPr>
          <w:rFonts w:cstheme="minorHAnsi"/>
        </w:rPr>
        <w:t xml:space="preserve"> </w:t>
      </w:r>
      <w:r w:rsidRPr="00FD18BA">
        <w:rPr>
          <w:rFonts w:cstheme="minorHAnsi"/>
        </w:rPr>
        <w:t>:</w:t>
      </w:r>
    </w:p>
    <w:p w14:paraId="5AB7FC1B" w14:textId="69C0F515" w:rsidR="00A22ACC" w:rsidRPr="00DE6D42" w:rsidRDefault="00A22ACC">
      <w:pPr>
        <w:rPr>
          <w:rFonts w:cstheme="minorHAnsi"/>
          <w:lang w:val="en-GB"/>
        </w:rPr>
      </w:pPr>
      <w:r w:rsidRPr="00DE6D42">
        <w:rPr>
          <w:rFonts w:cstheme="minorHAnsi"/>
          <w:lang w:val="en-GB"/>
        </w:rPr>
        <w:t>Rank 100:   3.000.000 $USD</w:t>
      </w:r>
    </w:p>
    <w:p w14:paraId="5F4F86C7" w14:textId="26DC31C4" w:rsidR="00A22ACC" w:rsidRPr="00DE6D42" w:rsidRDefault="00A22ACC">
      <w:pPr>
        <w:rPr>
          <w:rFonts w:cstheme="minorHAnsi"/>
          <w:lang w:val="en-GB"/>
        </w:rPr>
      </w:pPr>
      <w:r w:rsidRPr="00DE6D42">
        <w:rPr>
          <w:rFonts w:cstheme="minorHAnsi"/>
          <w:lang w:val="en-GB"/>
        </w:rPr>
        <w:t>Rank 75:   10.000.000 $USD</w:t>
      </w:r>
    </w:p>
    <w:p w14:paraId="08F25A83" w14:textId="086A05B9" w:rsidR="008F611B" w:rsidRPr="00DE6D42" w:rsidRDefault="00A22ACC">
      <w:pPr>
        <w:rPr>
          <w:caps/>
          <w:spacing w:val="15"/>
          <w:lang w:val="en-GB"/>
        </w:rPr>
      </w:pPr>
      <w:r w:rsidRPr="00DE6D42">
        <w:rPr>
          <w:rFonts w:cstheme="minorHAnsi"/>
          <w:lang w:val="en-GB"/>
        </w:rPr>
        <w:t>Rank 50:   20.000.000 $USD</w:t>
      </w:r>
      <w:r w:rsidR="008F611B" w:rsidRPr="00DE6D42">
        <w:rPr>
          <w:lang w:val="en-GB"/>
        </w:rPr>
        <w:br w:type="page"/>
      </w:r>
    </w:p>
    <w:p w14:paraId="59667D05" w14:textId="0E67012C" w:rsidR="00474D15" w:rsidRPr="00B90619" w:rsidRDefault="002E7D95" w:rsidP="002E7D95">
      <w:pPr>
        <w:pStyle w:val="Titre2"/>
      </w:pPr>
      <w:bookmarkStart w:id="121" w:name="_Toc521751100"/>
      <w:r>
        <w:lastRenderedPageBreak/>
        <w:t>PROJECTION DE LA RENTABILITE D’INVESTISSEMENT DANS LE TOKEN SSW</w:t>
      </w:r>
      <w:bookmarkEnd w:id="121"/>
    </w:p>
    <w:p w14:paraId="0E95EEC5" w14:textId="77777777" w:rsidR="002E7D95" w:rsidRDefault="002E7D95">
      <w:pPr>
        <w:rPr>
          <w:rFonts w:cstheme="minorHAnsi"/>
        </w:rPr>
      </w:pPr>
    </w:p>
    <w:p w14:paraId="4BD71F47" w14:textId="59107728" w:rsidR="00962969" w:rsidRPr="00FD18BA" w:rsidRDefault="00962969">
      <w:pPr>
        <w:rPr>
          <w:rFonts w:cstheme="minorHAnsi"/>
        </w:rPr>
      </w:pPr>
      <w:r w:rsidRPr="00FD18BA">
        <w:rPr>
          <w:rFonts w:cstheme="minorHAnsi"/>
        </w:rPr>
        <w:t>Nous considérons que les tokens qui sont affectés au fonctionnement des node</w:t>
      </w:r>
      <w:r w:rsidR="00497EC2">
        <w:rPr>
          <w:rFonts w:cstheme="minorHAnsi"/>
        </w:rPr>
        <w:t>s</w:t>
      </w:r>
      <w:r w:rsidRPr="00FD18BA">
        <w:rPr>
          <w:rFonts w:cstheme="minorHAnsi"/>
        </w:rPr>
        <w:t xml:space="preserve"> passerelles le sont en proportion du volume d’échange</w:t>
      </w:r>
      <w:r w:rsidR="00277B4D">
        <w:rPr>
          <w:rFonts w:cstheme="minorHAnsi"/>
        </w:rPr>
        <w:t>s</w:t>
      </w:r>
      <w:r w:rsidRPr="00FD18BA">
        <w:rPr>
          <w:rFonts w:cstheme="minorHAnsi"/>
        </w:rPr>
        <w:t xml:space="preserve"> de chaque crypto-monnaie. Une sur-allocation de tokens sur des nodes passerelle</w:t>
      </w:r>
      <w:r w:rsidR="00DD1A75">
        <w:rPr>
          <w:rFonts w:cstheme="minorHAnsi"/>
        </w:rPr>
        <w:t>s</w:t>
      </w:r>
      <w:r w:rsidRPr="00FD18BA">
        <w:rPr>
          <w:rFonts w:cstheme="minorHAnsi"/>
        </w:rPr>
        <w:t xml:space="preserve"> d’une crypto-monnaie ferait baisser la rentabilité de</w:t>
      </w:r>
      <w:r w:rsidR="00B8623B" w:rsidRPr="00FD18BA">
        <w:rPr>
          <w:rFonts w:cstheme="minorHAnsi"/>
        </w:rPr>
        <w:t>s</w:t>
      </w:r>
      <w:r w:rsidRPr="00FD18BA">
        <w:rPr>
          <w:rFonts w:cstheme="minorHAnsi"/>
        </w:rPr>
        <w:t xml:space="preserve"> tok</w:t>
      </w:r>
      <w:r w:rsidR="00FF3A26">
        <w:rPr>
          <w:rFonts w:cstheme="minorHAnsi"/>
        </w:rPr>
        <w:t>ens pour cette crypto-</w:t>
      </w:r>
      <w:r w:rsidR="00DD1A75">
        <w:rPr>
          <w:rFonts w:cstheme="minorHAnsi"/>
        </w:rPr>
        <w:t xml:space="preserve">monnaie. </w:t>
      </w:r>
      <w:r w:rsidR="00FF3A26">
        <w:rPr>
          <w:rFonts w:cstheme="minorHAnsi"/>
        </w:rPr>
        <w:t>À</w:t>
      </w:r>
      <w:r w:rsidRPr="00FD18BA">
        <w:rPr>
          <w:rFonts w:cstheme="minorHAnsi"/>
        </w:rPr>
        <w:t xml:space="preserve"> contrario, la sous-</w:t>
      </w:r>
      <w:r w:rsidR="009E55D9">
        <w:rPr>
          <w:rFonts w:cstheme="minorHAnsi"/>
        </w:rPr>
        <w:t>al</w:t>
      </w:r>
      <w:r w:rsidRPr="00FD18BA">
        <w:rPr>
          <w:rFonts w:cstheme="minorHAnsi"/>
        </w:rPr>
        <w:t>location de token</w:t>
      </w:r>
      <w:r w:rsidR="00497EC2">
        <w:rPr>
          <w:rFonts w:cstheme="minorHAnsi"/>
        </w:rPr>
        <w:t>s</w:t>
      </w:r>
      <w:r w:rsidRPr="00FD18BA">
        <w:rPr>
          <w:rFonts w:cstheme="minorHAnsi"/>
        </w:rPr>
        <w:t xml:space="preserve"> pour d’autres crypto-monnaies qui en découlerai</w:t>
      </w:r>
      <w:r w:rsidR="00497EC2">
        <w:rPr>
          <w:rFonts w:cstheme="minorHAnsi"/>
        </w:rPr>
        <w:t>t,</w:t>
      </w:r>
      <w:r w:rsidRPr="00FD18BA">
        <w:rPr>
          <w:rFonts w:cstheme="minorHAnsi"/>
        </w:rPr>
        <w:t xml:space="preserve"> ferai</w:t>
      </w:r>
      <w:r w:rsidR="00497EC2">
        <w:rPr>
          <w:rFonts w:cstheme="minorHAnsi"/>
        </w:rPr>
        <w:t>t</w:t>
      </w:r>
      <w:r w:rsidRPr="00FD18BA">
        <w:rPr>
          <w:rFonts w:cstheme="minorHAnsi"/>
        </w:rPr>
        <w:t xml:space="preserve"> augmenter la rentabilité de ces dernières. Ceci implique que ceux qui feront fonctionner des nodes passerelles, auront tendance à </w:t>
      </w:r>
      <w:r w:rsidR="00FF3A26">
        <w:rPr>
          <w:rFonts w:cstheme="minorHAnsi"/>
        </w:rPr>
        <w:t>affecter leur tokens aux crypto-</w:t>
      </w:r>
      <w:r w:rsidRPr="00FD18BA">
        <w:rPr>
          <w:rFonts w:cstheme="minorHAnsi"/>
        </w:rPr>
        <w:t xml:space="preserve">monnaies les plus rentables, ce qui fera baisser la rentabilité de ces dernières et augmenter celle des autres. Cela aura </w:t>
      </w:r>
      <w:r w:rsidR="00D67911">
        <w:rPr>
          <w:rFonts w:cstheme="minorHAnsi"/>
        </w:rPr>
        <w:t>pour effet</w:t>
      </w:r>
      <w:r w:rsidRPr="00FD18BA">
        <w:rPr>
          <w:rFonts w:cstheme="minorHAnsi"/>
        </w:rPr>
        <w:t xml:space="preserve"> </w:t>
      </w:r>
      <w:r w:rsidR="00C67DAF">
        <w:rPr>
          <w:rFonts w:cstheme="minorHAnsi"/>
        </w:rPr>
        <w:t>d’aligner</w:t>
      </w:r>
      <w:r w:rsidRPr="00FD18BA">
        <w:rPr>
          <w:rFonts w:cstheme="minorHAnsi"/>
        </w:rPr>
        <w:t xml:space="preserve"> la répartition des tokens vers celle des volume</w:t>
      </w:r>
      <w:r w:rsidR="00497EC2">
        <w:rPr>
          <w:rFonts w:cstheme="minorHAnsi"/>
        </w:rPr>
        <w:t>s</w:t>
      </w:r>
      <w:r w:rsidRPr="00FD18BA">
        <w:rPr>
          <w:rFonts w:cstheme="minorHAnsi"/>
        </w:rPr>
        <w:t xml:space="preserve"> d’échange</w:t>
      </w:r>
      <w:r w:rsidR="00277B4D">
        <w:rPr>
          <w:rFonts w:cstheme="minorHAnsi"/>
        </w:rPr>
        <w:t>s</w:t>
      </w:r>
      <w:r w:rsidRPr="00FD18BA">
        <w:rPr>
          <w:rFonts w:cstheme="minorHAnsi"/>
        </w:rPr>
        <w:t xml:space="preserve"> entre crypto-monnaie</w:t>
      </w:r>
      <w:r w:rsidR="00497EC2">
        <w:rPr>
          <w:rFonts w:cstheme="minorHAnsi"/>
        </w:rPr>
        <w:t>s</w:t>
      </w:r>
      <w:r w:rsidRPr="00FD18BA">
        <w:rPr>
          <w:rFonts w:cstheme="minorHAnsi"/>
        </w:rPr>
        <w:t>.</w:t>
      </w:r>
    </w:p>
    <w:p w14:paraId="16D7C74E" w14:textId="7682138A" w:rsidR="00474D15" w:rsidRDefault="00962969">
      <w:pPr>
        <w:rPr>
          <w:rFonts w:cstheme="minorHAnsi"/>
        </w:rPr>
      </w:pPr>
      <w:r w:rsidRPr="00FD18BA">
        <w:rPr>
          <w:rFonts w:cstheme="minorHAnsi"/>
        </w:rPr>
        <w:t>Formule de calcul de rentabilité de</w:t>
      </w:r>
      <w:r w:rsidR="00497EC2">
        <w:rPr>
          <w:rFonts w:cstheme="minorHAnsi"/>
        </w:rPr>
        <w:t>s</w:t>
      </w:r>
      <w:r w:rsidRPr="00FD18BA">
        <w:rPr>
          <w:rFonts w:cstheme="minorHAnsi"/>
        </w:rPr>
        <w:t xml:space="preserve"> token</w:t>
      </w:r>
      <w:r w:rsidR="00497EC2">
        <w:rPr>
          <w:rFonts w:cstheme="minorHAnsi"/>
        </w:rPr>
        <w:t>s</w:t>
      </w:r>
      <w:r w:rsidRPr="00FD18BA">
        <w:rPr>
          <w:rFonts w:cstheme="minorHAnsi"/>
        </w:rPr>
        <w:t> :</w:t>
      </w:r>
    </w:p>
    <w:p w14:paraId="4CBAED97" w14:textId="77777777" w:rsidR="00D67911" w:rsidRDefault="00D67911" w:rsidP="00D67911">
      <w:pPr>
        <w:pStyle w:val="Paragraphedeliste"/>
      </w:pPr>
      <w:r>
        <w:t>TTOK: Total tokens émis à l’ICO</w:t>
      </w:r>
    </w:p>
    <w:p w14:paraId="3A39AA2C" w14:textId="77777777" w:rsidR="00D67911" w:rsidRDefault="00D67911" w:rsidP="00D67911">
      <w:pPr>
        <w:pStyle w:val="Paragraphedeliste"/>
      </w:pPr>
      <w:r>
        <w:t>FTAP = Pourcentage tokens affectés aux nodes passerelles</w:t>
      </w:r>
    </w:p>
    <w:p w14:paraId="51423E8A" w14:textId="461DFB60" w:rsidR="00D67911" w:rsidRDefault="00D67911" w:rsidP="00D67911">
      <w:pPr>
        <w:pStyle w:val="Paragraphedeliste"/>
      </w:pPr>
      <w:r>
        <w:t xml:space="preserve">VE = Volume </w:t>
      </w:r>
      <w:r w:rsidR="006A3FBE">
        <w:t>d’</w:t>
      </w:r>
      <w:r w:rsidR="00277B4D">
        <w:t>é</w:t>
      </w:r>
      <w:r w:rsidR="006A3FBE" w:rsidRPr="00FD18BA">
        <w:t>change</w:t>
      </w:r>
      <w:r w:rsidR="00277B4D">
        <w:t>s</w:t>
      </w:r>
      <w:r w:rsidR="006A3FBE" w:rsidRPr="00FD18BA">
        <w:t>,</w:t>
      </w:r>
      <w:r>
        <w:t xml:space="preserve"> en $USD</w:t>
      </w:r>
    </w:p>
    <w:p w14:paraId="756604D4" w14:textId="4776DBD7" w:rsidR="00D67911" w:rsidRDefault="00D67911" w:rsidP="00D67911">
      <w:pPr>
        <w:pStyle w:val="Paragraphedeliste"/>
      </w:pPr>
      <w:r>
        <w:t>FEC = Pourcentage d’échange</w:t>
      </w:r>
      <w:r w:rsidR="00277B4D">
        <w:t>s</w:t>
      </w:r>
      <w:r>
        <w:t xml:space="preserve"> de la crypto-monnaie par rapport au total échangé</w:t>
      </w:r>
    </w:p>
    <w:p w14:paraId="65D42AE8" w14:textId="77777777" w:rsidR="00D67911" w:rsidRDefault="00D67911" w:rsidP="00D67911">
      <w:pPr>
        <w:pStyle w:val="Paragraphedeliste"/>
      </w:pPr>
      <w:r>
        <w:t>FRTC = Pourcentage répartition des tokens pour les nodes passerelles de la crypto-monnaie</w:t>
      </w:r>
    </w:p>
    <w:p w14:paraId="177EE3B8" w14:textId="77777777" w:rsidR="00D67911" w:rsidRDefault="00D67911" w:rsidP="00D67911">
      <w:pPr>
        <w:pStyle w:val="Paragraphedeliste"/>
      </w:pPr>
      <w:r>
        <w:t>PX = Prix d’achat du token, en $USD</w:t>
      </w:r>
    </w:p>
    <w:p w14:paraId="79F2D0B9" w14:textId="77777777" w:rsidR="00D67911" w:rsidRDefault="00D67911" w:rsidP="00D67911">
      <w:pPr>
        <w:pStyle w:val="Paragraphedeliste"/>
      </w:pPr>
      <w:r>
        <w:t>T = Frais pris par la plateforme pour les échanges.</w:t>
      </w:r>
    </w:p>
    <w:p w14:paraId="63F46E04" w14:textId="7A67803B" w:rsidR="00AB252C" w:rsidRPr="003C7850" w:rsidRDefault="00FF3A26" w:rsidP="00AB252C">
      <w:pPr>
        <w:rPr>
          <w:rStyle w:val="Accentuation"/>
        </w:rPr>
      </w:pPr>
      <w:r>
        <w:rPr>
          <w:rStyle w:val="Accentuation"/>
        </w:rPr>
        <w:t>RentabilitÉ</w:t>
      </w:r>
      <w:r w:rsidR="00AB252C" w:rsidRPr="003C7850">
        <w:rPr>
          <w:rStyle w:val="Accentuation"/>
        </w:rPr>
        <w:t xml:space="preserve"> </w:t>
      </w:r>
      <w:r w:rsidR="002774BF" w:rsidRPr="003C7850">
        <w:rPr>
          <w:rStyle w:val="Accentuation"/>
        </w:rPr>
        <w:t xml:space="preserve">Token </w:t>
      </w:r>
      <w:r w:rsidR="00AB252C" w:rsidRPr="003C7850">
        <w:rPr>
          <w:rStyle w:val="Accentuation"/>
        </w:rPr>
        <w:t xml:space="preserve">= </w:t>
      </w:r>
      <w:r w:rsidR="00D67911">
        <w:rPr>
          <w:rStyle w:val="Accentuation"/>
        </w:rPr>
        <w:t>((</w:t>
      </w:r>
      <w:r w:rsidR="00D67911">
        <w:rPr>
          <w:rStyle w:val="Accentuation"/>
          <w:rFonts w:cstheme="minorHAnsi"/>
        </w:rPr>
        <w:t>∑</w:t>
      </w:r>
      <w:r w:rsidR="00D67911">
        <w:rPr>
          <w:rStyle w:val="Accentuation"/>
        </w:rPr>
        <w:t xml:space="preserve"> ve </w:t>
      </w:r>
      <w:r w:rsidR="00D67911">
        <w:rPr>
          <w:rStyle w:val="Accentuation"/>
          <w:rFonts w:cstheme="minorHAnsi"/>
        </w:rPr>
        <w:t>× fec ÷ frtc × t) / (ttok × ftap)) / px</w:t>
      </w:r>
    </w:p>
    <w:p w14:paraId="14E15244" w14:textId="77777777" w:rsidR="00D67911" w:rsidRDefault="00D67911" w:rsidP="00D67911">
      <w:pPr>
        <w:rPr>
          <w:rFonts w:cstheme="minorHAnsi"/>
        </w:rPr>
      </w:pPr>
      <w:r>
        <w:rPr>
          <w:rFonts w:cstheme="minorHAnsi"/>
        </w:rPr>
        <w:t>On voit que si FEC = FRTC, nous obtenons :</w:t>
      </w:r>
    </w:p>
    <w:p w14:paraId="72C5360A" w14:textId="038FFCEE" w:rsidR="006901D6" w:rsidRPr="003C7850" w:rsidRDefault="00FF3A26">
      <w:pPr>
        <w:rPr>
          <w:rStyle w:val="Accentuation"/>
        </w:rPr>
      </w:pPr>
      <w:r>
        <w:rPr>
          <w:rStyle w:val="Accentuation"/>
        </w:rPr>
        <w:t>RentabilitÉ</w:t>
      </w:r>
      <w:r w:rsidR="006901D6" w:rsidRPr="003C7850">
        <w:rPr>
          <w:rStyle w:val="Accentuation"/>
        </w:rPr>
        <w:t xml:space="preserve"> = </w:t>
      </w:r>
      <w:r w:rsidR="00D67911">
        <w:rPr>
          <w:rStyle w:val="Accentuation"/>
        </w:rPr>
        <w:t>((</w:t>
      </w:r>
      <w:r w:rsidR="00D67911">
        <w:rPr>
          <w:rStyle w:val="Accentuation"/>
          <w:rFonts w:cstheme="minorHAnsi"/>
        </w:rPr>
        <w:t>∑</w:t>
      </w:r>
      <w:r w:rsidR="00D67911">
        <w:rPr>
          <w:rStyle w:val="Accentuation"/>
        </w:rPr>
        <w:t xml:space="preserve"> ve </w:t>
      </w:r>
      <w:r w:rsidR="00D67911">
        <w:rPr>
          <w:rStyle w:val="Accentuation"/>
          <w:rFonts w:cstheme="minorHAnsi"/>
        </w:rPr>
        <w:t>× t) / (ttok × ftap)) / px</w:t>
      </w:r>
    </w:p>
    <w:p w14:paraId="12B72482" w14:textId="4D3C92D9" w:rsidR="006901D6" w:rsidRPr="003C7850" w:rsidRDefault="006901D6">
      <w:pPr>
        <w:rPr>
          <w:rStyle w:val="Accentuationintense"/>
        </w:rPr>
      </w:pPr>
      <w:r w:rsidRPr="003C7850">
        <w:rPr>
          <w:rStyle w:val="Accentuationintense"/>
        </w:rPr>
        <w:t>La rent</w:t>
      </w:r>
      <w:r w:rsidR="00FF3A26">
        <w:rPr>
          <w:rStyle w:val="Accentuationintense"/>
        </w:rPr>
        <w:t>abilitÉ</w:t>
      </w:r>
      <w:r w:rsidRPr="003C7850">
        <w:rPr>
          <w:rStyle w:val="Accentuationintense"/>
        </w:rPr>
        <w:t xml:space="preserve"> est donc alors </w:t>
      </w:r>
      <w:r w:rsidR="00DC43B5" w:rsidRPr="003C7850">
        <w:rPr>
          <w:rStyle w:val="Accentuationintense"/>
        </w:rPr>
        <w:t>là</w:t>
      </w:r>
      <w:r w:rsidRPr="003C7850">
        <w:rPr>
          <w:rStyle w:val="Accentuationintense"/>
        </w:rPr>
        <w:t xml:space="preserve"> même pour toutes </w:t>
      </w:r>
      <w:r w:rsidR="00D67911">
        <w:rPr>
          <w:rStyle w:val="Accentuationintense"/>
        </w:rPr>
        <w:t>les cryptos si F</w:t>
      </w:r>
      <w:r w:rsidR="00DC43B5" w:rsidRPr="003C7850">
        <w:rPr>
          <w:rStyle w:val="Accentuationintense"/>
        </w:rPr>
        <w:t xml:space="preserve">EC = </w:t>
      </w:r>
      <w:r w:rsidR="00D67911">
        <w:rPr>
          <w:rStyle w:val="Accentuationintense"/>
        </w:rPr>
        <w:t>F</w:t>
      </w:r>
      <w:r w:rsidR="00DC43B5" w:rsidRPr="003C7850">
        <w:rPr>
          <w:rStyle w:val="Accentuationintense"/>
        </w:rPr>
        <w:t>RTC</w:t>
      </w:r>
      <w:r w:rsidR="00497EC2">
        <w:rPr>
          <w:rStyle w:val="Accentuationintense"/>
        </w:rPr>
        <w:t>, independAM</w:t>
      </w:r>
      <w:r w:rsidR="00656F8D">
        <w:rPr>
          <w:rStyle w:val="Accentuationintense"/>
        </w:rPr>
        <w:t>ment de leur volume d’echange</w:t>
      </w:r>
      <w:r w:rsidR="006D266A">
        <w:rPr>
          <w:rStyle w:val="Accentuationintense"/>
        </w:rPr>
        <w:t>.</w:t>
      </w:r>
    </w:p>
    <w:p w14:paraId="170040E8" w14:textId="62C4B1A8" w:rsidR="003C7850" w:rsidRDefault="00C67DAF">
      <w:pPr>
        <w:rPr>
          <w:rFonts w:cstheme="minorHAnsi"/>
        </w:rPr>
      </w:pPr>
      <w:r>
        <w:rPr>
          <w:rFonts w:cstheme="minorHAnsi"/>
        </w:rPr>
        <w:t>Par exemple :</w:t>
      </w:r>
    </w:p>
    <w:p w14:paraId="7FC6C82A" w14:textId="496D06F7" w:rsidR="005F6249" w:rsidRPr="00FD18BA" w:rsidRDefault="00C67DAF">
      <w:pPr>
        <w:rPr>
          <w:rFonts w:cstheme="minorHAnsi"/>
        </w:rPr>
      </w:pPr>
      <w:r>
        <w:rPr>
          <w:rFonts w:cstheme="minorHAnsi"/>
        </w:rPr>
        <w:t>Imaginons</w:t>
      </w:r>
      <w:r w:rsidR="005F6249" w:rsidRPr="00FD18BA">
        <w:rPr>
          <w:rFonts w:cstheme="minorHAnsi"/>
        </w:rPr>
        <w:t xml:space="preserve"> un volume d’échange</w:t>
      </w:r>
      <w:r w:rsidR="00277B4D">
        <w:rPr>
          <w:rFonts w:cstheme="minorHAnsi"/>
        </w:rPr>
        <w:t>s</w:t>
      </w:r>
      <w:r w:rsidR="005F6249" w:rsidRPr="00FD18BA">
        <w:rPr>
          <w:rFonts w:cstheme="minorHAnsi"/>
        </w:rPr>
        <w:t xml:space="preserve"> de 3M$</w:t>
      </w:r>
      <w:r w:rsidR="00AB252C" w:rsidRPr="00FD18BA">
        <w:rPr>
          <w:rFonts w:cstheme="minorHAnsi"/>
        </w:rPr>
        <w:t xml:space="preserve"> USD</w:t>
      </w:r>
      <w:r w:rsidR="005F6249" w:rsidRPr="00FD18BA">
        <w:rPr>
          <w:rFonts w:cstheme="minorHAnsi"/>
        </w:rPr>
        <w:t xml:space="preserve"> journalier (</w:t>
      </w:r>
      <w:r w:rsidR="00AB252C" w:rsidRPr="00FD18BA">
        <w:rPr>
          <w:rFonts w:cstheme="minorHAnsi"/>
        </w:rPr>
        <w:t>échangeur rank 100 sur CoinMa</w:t>
      </w:r>
      <w:r w:rsidR="005F6249" w:rsidRPr="00FD18BA">
        <w:rPr>
          <w:rFonts w:cstheme="minorHAnsi"/>
        </w:rPr>
        <w:t>rketCap)</w:t>
      </w:r>
    </w:p>
    <w:p w14:paraId="3171F928" w14:textId="5ACF9DAE" w:rsidR="00407E03" w:rsidRDefault="00407E03" w:rsidP="00407E03">
      <w:pPr>
        <w:rPr>
          <w:rFonts w:cstheme="minorHAnsi"/>
        </w:rPr>
      </w:pPr>
      <w:r>
        <w:rPr>
          <w:rFonts w:cstheme="minorHAnsi"/>
        </w:rPr>
        <w:t>En annuel</w:t>
      </w:r>
      <w:r w:rsidR="00277B4D">
        <w:rPr>
          <w:rFonts w:cstheme="minorHAnsi"/>
        </w:rPr>
        <w:t>,</w:t>
      </w:r>
      <w:r>
        <w:rPr>
          <w:rFonts w:cstheme="minorHAnsi"/>
        </w:rPr>
        <w:t xml:space="preserve"> cela nous fait : ∑ ve = 365*3M = 1.095 M $USD</w:t>
      </w:r>
    </w:p>
    <w:p w14:paraId="28A21F33" w14:textId="7E53859F" w:rsidR="00407E03" w:rsidRDefault="00407E03" w:rsidP="00407E03">
      <w:pPr>
        <w:rPr>
          <w:rFonts w:cstheme="minorHAnsi"/>
        </w:rPr>
      </w:pPr>
      <w:r>
        <w:rPr>
          <w:rFonts w:cstheme="minorHAnsi"/>
        </w:rPr>
        <w:t xml:space="preserve">Les frais de l’échange étant de T = 0.15%, </w:t>
      </w:r>
      <w:r w:rsidR="00C67DAF">
        <w:rPr>
          <w:rFonts w:cstheme="minorHAnsi"/>
        </w:rPr>
        <w:t>nous avons alors</w:t>
      </w:r>
      <w:r>
        <w:rPr>
          <w:rFonts w:cstheme="minorHAnsi"/>
        </w:rPr>
        <w:t> :</w:t>
      </w:r>
    </w:p>
    <w:p w14:paraId="73CFDEAA" w14:textId="77777777" w:rsidR="005F6249" w:rsidRPr="00FD18BA" w:rsidRDefault="005F6249">
      <w:pPr>
        <w:rPr>
          <w:rFonts w:cstheme="minorHAnsi"/>
        </w:rPr>
      </w:pPr>
      <w:r w:rsidRPr="00FD18BA">
        <w:rPr>
          <w:rFonts w:cstheme="minorHAnsi"/>
        </w:rPr>
        <w:t>Rentabilité = ((1</w:t>
      </w:r>
      <w:r w:rsidR="00AB252C" w:rsidRPr="00FD18BA">
        <w:rPr>
          <w:rFonts w:cstheme="minorHAnsi"/>
        </w:rPr>
        <w:t>.</w:t>
      </w:r>
      <w:r w:rsidRPr="00FD18BA">
        <w:rPr>
          <w:rFonts w:cstheme="minorHAnsi"/>
        </w:rPr>
        <w:t>095</w:t>
      </w:r>
      <w:r w:rsidR="00AB252C" w:rsidRPr="00FD18BA">
        <w:rPr>
          <w:rFonts w:cstheme="minorHAnsi"/>
        </w:rPr>
        <w:t>.000.000</w:t>
      </w:r>
      <w:r w:rsidRPr="00FD18BA">
        <w:rPr>
          <w:rFonts w:cstheme="minorHAnsi"/>
        </w:rPr>
        <w:t xml:space="preserve"> * 0.0015) / (100000000 * 0.5)) / 0.45 = </w:t>
      </w:r>
      <w:r w:rsidR="00AB252C" w:rsidRPr="003E6FB9">
        <w:rPr>
          <w:rStyle w:val="Accentuationintense"/>
        </w:rPr>
        <w:t>7.3%</w:t>
      </w:r>
      <w:r w:rsidR="008B5F9D">
        <w:rPr>
          <w:rFonts w:cstheme="minorHAnsi"/>
        </w:rPr>
        <w:t xml:space="preserve"> de rendement annuel</w:t>
      </w:r>
    </w:p>
    <w:p w14:paraId="089E09C9" w14:textId="77777777" w:rsidR="00AB252C" w:rsidRPr="00FD18BA" w:rsidRDefault="00AB252C">
      <w:pPr>
        <w:rPr>
          <w:rFonts w:cstheme="minorHAnsi"/>
        </w:rPr>
      </w:pPr>
    </w:p>
    <w:p w14:paraId="31EA1865" w14:textId="19A6F976" w:rsidR="00AB252C" w:rsidRPr="00FD18BA" w:rsidRDefault="00516E48" w:rsidP="00AB252C">
      <w:pPr>
        <w:rPr>
          <w:rFonts w:cstheme="minorHAnsi"/>
        </w:rPr>
      </w:pPr>
      <w:r>
        <w:rPr>
          <w:rFonts w:cstheme="minorHAnsi"/>
        </w:rPr>
        <w:t xml:space="preserve">Avec </w:t>
      </w:r>
      <w:r w:rsidRPr="00FD18BA">
        <w:rPr>
          <w:rFonts w:cstheme="minorHAnsi"/>
        </w:rPr>
        <w:t>un</w:t>
      </w:r>
      <w:r w:rsidR="00AB252C" w:rsidRPr="00FD18BA">
        <w:rPr>
          <w:rFonts w:cstheme="minorHAnsi"/>
        </w:rPr>
        <w:t xml:space="preserve"> volume d’échange</w:t>
      </w:r>
      <w:r w:rsidR="00277B4D">
        <w:rPr>
          <w:rFonts w:cstheme="minorHAnsi"/>
        </w:rPr>
        <w:t>s</w:t>
      </w:r>
      <w:r w:rsidR="00AB252C" w:rsidRPr="00FD18BA">
        <w:rPr>
          <w:rFonts w:cstheme="minorHAnsi"/>
        </w:rPr>
        <w:t xml:space="preserve"> de 10M$ USD journalier (échangeur rank 75 sur CoinMarketCap)</w:t>
      </w:r>
    </w:p>
    <w:p w14:paraId="7CB6B341" w14:textId="77777777" w:rsidR="00AB252C" w:rsidRPr="00FD18BA" w:rsidRDefault="00AB252C" w:rsidP="00AB252C">
      <w:pPr>
        <w:rPr>
          <w:rFonts w:cstheme="minorHAnsi"/>
        </w:rPr>
      </w:pPr>
      <w:r w:rsidRPr="00FD18BA">
        <w:rPr>
          <w:rFonts w:cstheme="minorHAnsi"/>
        </w:rPr>
        <w:t xml:space="preserve">Rentabilité = ((10.000.000 * 365 * 0.0015) / (100000000 * 0.5)) / 0.45 = </w:t>
      </w:r>
      <w:r w:rsidRPr="003E6FB9">
        <w:rPr>
          <w:rStyle w:val="Accentuationintense"/>
        </w:rPr>
        <w:t>24.33%</w:t>
      </w:r>
      <w:r w:rsidR="008B5F9D">
        <w:rPr>
          <w:rFonts w:cstheme="minorHAnsi"/>
        </w:rPr>
        <w:t xml:space="preserve"> de rendement annuel</w:t>
      </w:r>
    </w:p>
    <w:p w14:paraId="0807B948" w14:textId="77777777" w:rsidR="00AB252C" w:rsidRPr="00FD18BA" w:rsidRDefault="00AB252C">
      <w:pPr>
        <w:rPr>
          <w:rFonts w:cstheme="minorHAnsi"/>
        </w:rPr>
      </w:pPr>
    </w:p>
    <w:p w14:paraId="2B5BAB97" w14:textId="7A5C2ACF" w:rsidR="00AB252C" w:rsidRPr="00FD18BA" w:rsidRDefault="00516E48" w:rsidP="00AB252C">
      <w:pPr>
        <w:rPr>
          <w:rFonts w:cstheme="minorHAnsi"/>
        </w:rPr>
      </w:pPr>
      <w:r>
        <w:rPr>
          <w:rFonts w:cstheme="minorHAnsi"/>
        </w:rPr>
        <w:t xml:space="preserve">Avec </w:t>
      </w:r>
      <w:r w:rsidRPr="00FD18BA">
        <w:rPr>
          <w:rFonts w:cstheme="minorHAnsi"/>
        </w:rPr>
        <w:t>un</w:t>
      </w:r>
      <w:r w:rsidR="00AB252C" w:rsidRPr="00FD18BA">
        <w:rPr>
          <w:rFonts w:cstheme="minorHAnsi"/>
        </w:rPr>
        <w:t xml:space="preserve"> volume d’échange</w:t>
      </w:r>
      <w:r w:rsidR="00277B4D">
        <w:rPr>
          <w:rFonts w:cstheme="minorHAnsi"/>
        </w:rPr>
        <w:t>s</w:t>
      </w:r>
      <w:r w:rsidR="00AB252C" w:rsidRPr="00FD18BA">
        <w:rPr>
          <w:rFonts w:cstheme="minorHAnsi"/>
        </w:rPr>
        <w:t xml:space="preserve"> de 20M$</w:t>
      </w:r>
      <w:r w:rsidR="004A20D0" w:rsidRPr="00FD18BA">
        <w:rPr>
          <w:rFonts w:cstheme="minorHAnsi"/>
        </w:rPr>
        <w:t xml:space="preserve">USD </w:t>
      </w:r>
      <w:r w:rsidR="00AB252C" w:rsidRPr="00FD18BA">
        <w:rPr>
          <w:rFonts w:cstheme="minorHAnsi"/>
        </w:rPr>
        <w:t>journalier (échangeur rank 50 sur CoinMarketCap)</w:t>
      </w:r>
    </w:p>
    <w:p w14:paraId="76D28EAD" w14:textId="77777777" w:rsidR="00D06FDB" w:rsidRPr="00B90619" w:rsidRDefault="00AB252C">
      <w:pPr>
        <w:rPr>
          <w:rFonts w:ascii="Arial" w:hAnsi="Arial" w:cs="Arial"/>
          <w:sz w:val="24"/>
          <w:szCs w:val="24"/>
        </w:rPr>
      </w:pPr>
      <w:r w:rsidRPr="00FD18BA">
        <w:rPr>
          <w:rFonts w:cstheme="minorHAnsi"/>
        </w:rPr>
        <w:t xml:space="preserve">Rentabilité = ((20.000.000 * 365 * 0.0015) / (100000000 * 0.5)) / 0.45 = </w:t>
      </w:r>
      <w:r w:rsidRPr="003E6FB9">
        <w:rPr>
          <w:rStyle w:val="Accentuationintense"/>
        </w:rPr>
        <w:t>48.67%</w:t>
      </w:r>
      <w:r w:rsidR="008B5F9D">
        <w:rPr>
          <w:rFonts w:cstheme="minorHAnsi"/>
        </w:rPr>
        <w:t xml:space="preserve"> de rendement annuel</w:t>
      </w:r>
    </w:p>
    <w:p w14:paraId="7006D5C7" w14:textId="15701D60" w:rsidR="008F611B" w:rsidRDefault="00967648" w:rsidP="00967648">
      <w:pPr>
        <w:pStyle w:val="Titre2"/>
      </w:pPr>
      <w:bookmarkStart w:id="122" w:name="_Toc521751101"/>
      <w:r>
        <w:lastRenderedPageBreak/>
        <w:t>CONCLUSIONS</w:t>
      </w:r>
      <w:bookmarkEnd w:id="122"/>
    </w:p>
    <w:p w14:paraId="1987870D" w14:textId="77777777" w:rsidR="00967648" w:rsidRDefault="00967648">
      <w:pPr>
        <w:rPr>
          <w:rFonts w:cstheme="minorHAnsi"/>
        </w:rPr>
      </w:pPr>
    </w:p>
    <w:p w14:paraId="51441E24" w14:textId="18597A11" w:rsidR="00AB252C" w:rsidRPr="00FD18BA" w:rsidRDefault="00B8623B">
      <w:pPr>
        <w:rPr>
          <w:rFonts w:cstheme="minorHAnsi"/>
        </w:rPr>
      </w:pPr>
      <w:r w:rsidRPr="00FD18BA">
        <w:rPr>
          <w:rFonts w:cstheme="minorHAnsi"/>
        </w:rPr>
        <w:t xml:space="preserve">En </w:t>
      </w:r>
      <w:r w:rsidR="002774BF" w:rsidRPr="00FD18BA">
        <w:rPr>
          <w:rFonts w:cstheme="minorHAnsi"/>
        </w:rPr>
        <w:t>étudiant</w:t>
      </w:r>
      <w:r w:rsidRPr="00FD18BA">
        <w:rPr>
          <w:rFonts w:cstheme="minorHAnsi"/>
        </w:rPr>
        <w:t xml:space="preserve"> le</w:t>
      </w:r>
      <w:r w:rsidR="00AB252C" w:rsidRPr="00FD18BA">
        <w:rPr>
          <w:rFonts w:cstheme="minorHAnsi"/>
        </w:rPr>
        <w:t xml:space="preserve"> classement des échangeurs sur CoinMarketCap, on peut vérifier que les échangeurs </w:t>
      </w:r>
      <w:r w:rsidR="00B203F8">
        <w:rPr>
          <w:rFonts w:cstheme="minorHAnsi"/>
        </w:rPr>
        <w:t>en dessous du</w:t>
      </w:r>
      <w:r w:rsidR="00AB252C" w:rsidRPr="00FD18BA">
        <w:rPr>
          <w:rFonts w:cstheme="minorHAnsi"/>
        </w:rPr>
        <w:t xml:space="preserve"> top 100 sont des échangeurs qui</w:t>
      </w:r>
      <w:r w:rsidR="00B203F8">
        <w:rPr>
          <w:rFonts w:cstheme="minorHAnsi"/>
        </w:rPr>
        <w:t xml:space="preserve">, </w:t>
      </w:r>
      <w:r w:rsidR="00AB252C" w:rsidRPr="00FD18BA">
        <w:rPr>
          <w:rFonts w:cstheme="minorHAnsi"/>
        </w:rPr>
        <w:t>très vite</w:t>
      </w:r>
      <w:r w:rsidR="00B203F8">
        <w:rPr>
          <w:rFonts w:cstheme="minorHAnsi"/>
        </w:rPr>
        <w:t>,</w:t>
      </w:r>
      <w:r w:rsidR="00AB252C" w:rsidRPr="00FD18BA">
        <w:rPr>
          <w:rFonts w:cstheme="minorHAnsi"/>
        </w:rPr>
        <w:t xml:space="preserve"> </w:t>
      </w:r>
      <w:r w:rsidRPr="00FD18BA">
        <w:rPr>
          <w:rFonts w:cstheme="minorHAnsi"/>
        </w:rPr>
        <w:t>sont délaissé</w:t>
      </w:r>
      <w:r w:rsidR="002774BF" w:rsidRPr="00FD18BA">
        <w:rPr>
          <w:rFonts w:cstheme="minorHAnsi"/>
        </w:rPr>
        <w:t>s</w:t>
      </w:r>
      <w:r w:rsidRPr="00FD18BA">
        <w:rPr>
          <w:rFonts w:cstheme="minorHAnsi"/>
        </w:rPr>
        <w:t xml:space="preserve"> des utilisateurs</w:t>
      </w:r>
      <w:r w:rsidR="00B203F8">
        <w:rPr>
          <w:rFonts w:cstheme="minorHAnsi"/>
        </w:rPr>
        <w:t xml:space="preserve"> et ont par conséquent</w:t>
      </w:r>
      <w:r w:rsidR="00AB252C" w:rsidRPr="00FD18BA">
        <w:rPr>
          <w:rFonts w:cstheme="minorHAnsi"/>
        </w:rPr>
        <w:t xml:space="preserve"> un </w:t>
      </w:r>
      <w:r w:rsidR="00B203F8">
        <w:rPr>
          <w:rFonts w:cstheme="minorHAnsi"/>
        </w:rPr>
        <w:t>faible</w:t>
      </w:r>
      <w:r w:rsidR="00AB252C" w:rsidRPr="00FD18BA">
        <w:rPr>
          <w:rFonts w:cstheme="minorHAnsi"/>
        </w:rPr>
        <w:t xml:space="preserve"> volume d’échange</w:t>
      </w:r>
      <w:r w:rsidR="00066B12">
        <w:rPr>
          <w:rFonts w:cstheme="minorHAnsi"/>
        </w:rPr>
        <w:t>s</w:t>
      </w:r>
      <w:r w:rsidR="00AB252C" w:rsidRPr="00FD18BA">
        <w:rPr>
          <w:rFonts w:cstheme="minorHAnsi"/>
        </w:rPr>
        <w:t>.</w:t>
      </w:r>
    </w:p>
    <w:p w14:paraId="3D4525D1" w14:textId="77777777" w:rsidR="00760716" w:rsidRDefault="00760716">
      <w:pPr>
        <w:rPr>
          <w:rFonts w:cstheme="minorHAnsi"/>
        </w:rPr>
      </w:pPr>
    </w:p>
    <w:p w14:paraId="20C89B7E" w14:textId="0B5D5CF7" w:rsidR="00AB252C" w:rsidRPr="00FD18BA" w:rsidRDefault="00AB252C">
      <w:pPr>
        <w:rPr>
          <w:rFonts w:cstheme="minorHAnsi"/>
        </w:rPr>
      </w:pPr>
      <w:r w:rsidRPr="00FD18BA">
        <w:rPr>
          <w:rFonts w:cstheme="minorHAnsi"/>
        </w:rPr>
        <w:t>N</w:t>
      </w:r>
      <w:r w:rsidR="00B203F8">
        <w:rPr>
          <w:rFonts w:cstheme="minorHAnsi"/>
        </w:rPr>
        <w:t>ous pensons qu’au</w:t>
      </w:r>
      <w:r w:rsidRPr="00FD18BA">
        <w:rPr>
          <w:rFonts w:cstheme="minorHAnsi"/>
        </w:rPr>
        <w:t xml:space="preserve"> vu </w:t>
      </w:r>
      <w:r w:rsidR="00B203F8">
        <w:rPr>
          <w:rFonts w:cstheme="minorHAnsi"/>
        </w:rPr>
        <w:t xml:space="preserve">de </w:t>
      </w:r>
      <w:r w:rsidRPr="00FD18BA">
        <w:rPr>
          <w:rFonts w:cstheme="minorHAnsi"/>
        </w:rPr>
        <w:t xml:space="preserve">ses avantages, dès que le nombre de </w:t>
      </w:r>
      <w:r w:rsidR="008107AD" w:rsidRPr="00FD18BA">
        <w:rPr>
          <w:rFonts w:cstheme="minorHAnsi"/>
        </w:rPr>
        <w:t>coins</w:t>
      </w:r>
      <w:r w:rsidRPr="00FD18BA">
        <w:rPr>
          <w:rFonts w:cstheme="minorHAnsi"/>
        </w:rPr>
        <w:t xml:space="preserve"> </w:t>
      </w:r>
      <w:r w:rsidR="008107AD" w:rsidRPr="00FD18BA">
        <w:rPr>
          <w:rFonts w:cstheme="minorHAnsi"/>
        </w:rPr>
        <w:t>é</w:t>
      </w:r>
      <w:r w:rsidRPr="00FD18BA">
        <w:rPr>
          <w:rFonts w:cstheme="minorHAnsi"/>
        </w:rPr>
        <w:t>changeable</w:t>
      </w:r>
      <w:r w:rsidR="008107AD" w:rsidRPr="00FD18BA">
        <w:rPr>
          <w:rFonts w:cstheme="minorHAnsi"/>
        </w:rPr>
        <w:t>s</w:t>
      </w:r>
      <w:r w:rsidRPr="00FD18BA">
        <w:rPr>
          <w:rFonts w:cstheme="minorHAnsi"/>
        </w:rPr>
        <w:t xml:space="preserve"> sera suffisant, Secure Swap n’</w:t>
      </w:r>
      <w:r w:rsidR="008107AD" w:rsidRPr="00FD18BA">
        <w:rPr>
          <w:rFonts w:cstheme="minorHAnsi"/>
        </w:rPr>
        <w:t>aura</w:t>
      </w:r>
      <w:r w:rsidRPr="00FD18BA">
        <w:rPr>
          <w:rFonts w:cstheme="minorHAnsi"/>
        </w:rPr>
        <w:t xml:space="preserve"> aucun mal </w:t>
      </w:r>
      <w:r w:rsidR="008107AD" w:rsidRPr="00FD18BA">
        <w:rPr>
          <w:rFonts w:cstheme="minorHAnsi"/>
        </w:rPr>
        <w:t>à</w:t>
      </w:r>
      <w:r w:rsidRPr="00FD18BA">
        <w:rPr>
          <w:rFonts w:cstheme="minorHAnsi"/>
        </w:rPr>
        <w:t xml:space="preserve"> se classer dans </w:t>
      </w:r>
      <w:r w:rsidR="008107AD" w:rsidRPr="00FD18BA">
        <w:rPr>
          <w:rFonts w:cstheme="minorHAnsi"/>
        </w:rPr>
        <w:t>le</w:t>
      </w:r>
      <w:r w:rsidRPr="00FD18BA">
        <w:rPr>
          <w:rFonts w:cstheme="minorHAnsi"/>
        </w:rPr>
        <w:t xml:space="preserve"> top 100 des échangeur</w:t>
      </w:r>
      <w:r w:rsidR="008107AD" w:rsidRPr="00FD18BA">
        <w:rPr>
          <w:rFonts w:cstheme="minorHAnsi"/>
        </w:rPr>
        <w:t>s</w:t>
      </w:r>
      <w:r w:rsidRPr="00FD18BA">
        <w:rPr>
          <w:rFonts w:cstheme="minorHAnsi"/>
        </w:rPr>
        <w:t>.</w:t>
      </w:r>
    </w:p>
    <w:p w14:paraId="4B01FF13" w14:textId="77777777" w:rsidR="00760716" w:rsidRDefault="00760716">
      <w:pPr>
        <w:rPr>
          <w:rFonts w:cstheme="minorHAnsi"/>
        </w:rPr>
      </w:pPr>
    </w:p>
    <w:p w14:paraId="69010F2C" w14:textId="1FD4B6EC" w:rsidR="00B203F8" w:rsidRPr="00A8757C" w:rsidRDefault="00B203F8">
      <w:pPr>
        <w:rPr>
          <w:rFonts w:cstheme="minorHAnsi"/>
        </w:rPr>
      </w:pPr>
      <w:r w:rsidRPr="00A8757C">
        <w:rPr>
          <w:rFonts w:cstheme="minorHAnsi"/>
        </w:rPr>
        <w:t xml:space="preserve">Par ailleurs, dès que les coins qu’ils veulent échanger sont supportés par Secure Swap, les </w:t>
      </w:r>
      <w:r w:rsidR="00C47E70">
        <w:rPr>
          <w:rFonts w:cstheme="minorHAnsi"/>
        </w:rPr>
        <w:t>NodeOwners</w:t>
      </w:r>
      <w:r w:rsidR="00E14DA0">
        <w:rPr>
          <w:rFonts w:cstheme="minorHAnsi"/>
        </w:rPr>
        <w:t xml:space="preserve">, </w:t>
      </w:r>
      <w:r w:rsidRPr="00A8757C">
        <w:rPr>
          <w:rFonts w:cstheme="minorHAnsi"/>
        </w:rPr>
        <w:t>qui font fonctionner des nodes passerelles</w:t>
      </w:r>
      <w:r w:rsidR="00E14DA0">
        <w:rPr>
          <w:rFonts w:cstheme="minorHAnsi"/>
        </w:rPr>
        <w:t>,</w:t>
      </w:r>
      <w:r w:rsidRPr="00A8757C">
        <w:rPr>
          <w:rFonts w:cstheme="minorHAnsi"/>
        </w:rPr>
        <w:t xml:space="preserve"> n’auront pas intérêt à utiliser d’autres plateformes d’échanges. De ce fait</w:t>
      </w:r>
      <w:r w:rsidR="00CA6D1A">
        <w:rPr>
          <w:rFonts w:cstheme="minorHAnsi"/>
        </w:rPr>
        <w:t>,</w:t>
      </w:r>
      <w:r w:rsidRPr="00A8757C">
        <w:rPr>
          <w:rFonts w:cstheme="minorHAnsi"/>
        </w:rPr>
        <w:t xml:space="preserve"> viser le top 50 ne nous parait pas irréaliste.</w:t>
      </w:r>
    </w:p>
    <w:p w14:paraId="620C17FB" w14:textId="77777777" w:rsidR="00760716" w:rsidRDefault="00760716">
      <w:pPr>
        <w:rPr>
          <w:rFonts w:cstheme="minorHAnsi"/>
        </w:rPr>
      </w:pPr>
    </w:p>
    <w:p w14:paraId="0500D972" w14:textId="775217D5" w:rsidR="008C39DE" w:rsidRDefault="008107AD">
      <w:pPr>
        <w:rPr>
          <w:rFonts w:cstheme="minorHAnsi"/>
        </w:rPr>
      </w:pPr>
      <w:r w:rsidRPr="00FD18BA">
        <w:rPr>
          <w:rFonts w:cstheme="minorHAnsi"/>
        </w:rPr>
        <w:t>Par conséquent</w:t>
      </w:r>
      <w:r w:rsidR="002C39C9">
        <w:rPr>
          <w:rFonts w:cstheme="minorHAnsi"/>
        </w:rPr>
        <w:t>,</w:t>
      </w:r>
      <w:r w:rsidRPr="00FD18BA">
        <w:rPr>
          <w:rFonts w:cstheme="minorHAnsi"/>
        </w:rPr>
        <w:t xml:space="preserve"> au fur et à mesure de l’adoption de Secure Swap par les utilisateurs, le rendement des tokens SSW </w:t>
      </w:r>
      <w:r w:rsidR="00D36664" w:rsidRPr="00FD18BA">
        <w:rPr>
          <w:rFonts w:cstheme="minorHAnsi"/>
        </w:rPr>
        <w:t xml:space="preserve">pourra </w:t>
      </w:r>
      <w:r w:rsidRPr="00FD18BA">
        <w:rPr>
          <w:rFonts w:cstheme="minorHAnsi"/>
        </w:rPr>
        <w:t>évoluer de 7% annuel à 48 % annuel. En visant une situation intermédiaire avec un volume d’échange</w:t>
      </w:r>
      <w:r w:rsidR="00277B4D">
        <w:rPr>
          <w:rFonts w:cstheme="minorHAnsi"/>
        </w:rPr>
        <w:t>s</w:t>
      </w:r>
      <w:r w:rsidRPr="00FD18BA">
        <w:rPr>
          <w:rFonts w:cstheme="minorHAnsi"/>
        </w:rPr>
        <w:t xml:space="preserve"> correspondant au top 75 de CoinMarketCap, nous pouvons </w:t>
      </w:r>
      <w:r w:rsidR="00156E08" w:rsidRPr="00FD18BA">
        <w:rPr>
          <w:rFonts w:cstheme="minorHAnsi"/>
        </w:rPr>
        <w:t>espérer</w:t>
      </w:r>
      <w:r w:rsidRPr="00FD18BA">
        <w:rPr>
          <w:rFonts w:cstheme="minorHAnsi"/>
        </w:rPr>
        <w:t xml:space="preserve"> </w:t>
      </w:r>
      <w:r w:rsidRPr="007B13CF">
        <w:rPr>
          <w:rStyle w:val="lev"/>
        </w:rPr>
        <w:t>un rendement annuel</w:t>
      </w:r>
      <w:r w:rsidR="00EC524F" w:rsidRPr="007B13CF">
        <w:rPr>
          <w:rStyle w:val="lev"/>
        </w:rPr>
        <w:t xml:space="preserve"> de 24%</w:t>
      </w:r>
      <w:r w:rsidR="00EC524F" w:rsidRPr="00FD18BA">
        <w:rPr>
          <w:rFonts w:cstheme="minorHAnsi"/>
        </w:rPr>
        <w:t xml:space="preserve"> </w:t>
      </w:r>
      <w:r w:rsidR="00AA6F25" w:rsidRPr="00FD18BA">
        <w:rPr>
          <w:rFonts w:cstheme="minorHAnsi"/>
        </w:rPr>
        <w:t>pour les investisseurs qui participeront à l’ICO</w:t>
      </w:r>
      <w:r w:rsidR="00B203F8">
        <w:rPr>
          <w:rFonts w:cstheme="minorHAnsi"/>
        </w:rPr>
        <w:t>. P</w:t>
      </w:r>
      <w:r w:rsidR="00D36664" w:rsidRPr="00FD18BA">
        <w:rPr>
          <w:rFonts w:cstheme="minorHAnsi"/>
        </w:rPr>
        <w:t xml:space="preserve">our ceux qui </w:t>
      </w:r>
      <w:r w:rsidR="00296395" w:rsidRPr="00FD18BA">
        <w:rPr>
          <w:rFonts w:cstheme="minorHAnsi"/>
        </w:rPr>
        <w:t>achèterai</w:t>
      </w:r>
      <w:r w:rsidR="002C39C9">
        <w:rPr>
          <w:rFonts w:cstheme="minorHAnsi"/>
        </w:rPr>
        <w:t>en</w:t>
      </w:r>
      <w:r w:rsidR="00296395" w:rsidRPr="00FD18BA">
        <w:rPr>
          <w:rFonts w:cstheme="minorHAnsi"/>
        </w:rPr>
        <w:t>t</w:t>
      </w:r>
      <w:r w:rsidR="00D36664" w:rsidRPr="00FD18BA">
        <w:rPr>
          <w:rFonts w:cstheme="minorHAnsi"/>
        </w:rPr>
        <w:t xml:space="preserve"> des tokens SSW plus tard, cela dépendra de leur prix d’achat.</w:t>
      </w:r>
      <w:r w:rsidR="00BD3D87">
        <w:rPr>
          <w:rFonts w:cstheme="minorHAnsi"/>
        </w:rPr>
        <w:t xml:space="preserve"> Un prix d’achat moins cher augmente le rendement, un prix d’achat plus cher le fait baisser.</w:t>
      </w:r>
    </w:p>
    <w:p w14:paraId="0CA2950D" w14:textId="77777777" w:rsidR="008C39DE" w:rsidRDefault="008C39DE">
      <w:pPr>
        <w:rPr>
          <w:rFonts w:cstheme="minorHAnsi"/>
        </w:rPr>
      </w:pPr>
    </w:p>
    <w:p w14:paraId="543CD4C2" w14:textId="29B39ECB" w:rsidR="00E73756" w:rsidRDefault="008C39DE">
      <w:pPr>
        <w:rPr>
          <w:caps/>
          <w:color w:val="FFFFFF" w:themeColor="background1"/>
          <w:spacing w:val="15"/>
          <w:sz w:val="22"/>
          <w:szCs w:val="22"/>
        </w:rPr>
      </w:pPr>
      <w:r>
        <w:rPr>
          <w:rFonts w:cstheme="minorHAnsi"/>
        </w:rPr>
        <w:t>Par ailleurs</w:t>
      </w:r>
      <w:r w:rsidR="00876613">
        <w:rPr>
          <w:rFonts w:cstheme="minorHAnsi"/>
        </w:rPr>
        <w:t>,</w:t>
      </w:r>
      <w:r>
        <w:rPr>
          <w:rFonts w:cstheme="minorHAnsi"/>
        </w:rPr>
        <w:t xml:space="preserve"> il faut remarquer que ces chiffres de volumes échangé</w:t>
      </w:r>
      <w:r w:rsidR="00976E0D">
        <w:rPr>
          <w:rFonts w:cstheme="minorHAnsi"/>
        </w:rPr>
        <w:t>s</w:t>
      </w:r>
      <w:r w:rsidR="00CA6D1A">
        <w:rPr>
          <w:rFonts w:cstheme="minorHAnsi"/>
        </w:rPr>
        <w:t>,</w:t>
      </w:r>
      <w:r>
        <w:rPr>
          <w:rFonts w:cstheme="minorHAnsi"/>
        </w:rPr>
        <w:t xml:space="preserve"> </w:t>
      </w:r>
      <w:r w:rsidR="00CA6D1A">
        <w:rPr>
          <w:rFonts w:cstheme="minorHAnsi"/>
        </w:rPr>
        <w:t xml:space="preserve">sur </w:t>
      </w:r>
      <w:r w:rsidR="00516E48">
        <w:rPr>
          <w:rFonts w:cstheme="minorHAnsi"/>
        </w:rPr>
        <w:t>lesquels</w:t>
      </w:r>
      <w:r w:rsidR="00CA6D1A">
        <w:rPr>
          <w:rFonts w:cstheme="minorHAnsi"/>
        </w:rPr>
        <w:t xml:space="preserve"> </w:t>
      </w:r>
      <w:r w:rsidR="00516E48">
        <w:rPr>
          <w:rFonts w:cstheme="minorHAnsi"/>
        </w:rPr>
        <w:t>s’appuient</w:t>
      </w:r>
      <w:r w:rsidR="00CA6D1A">
        <w:rPr>
          <w:rFonts w:cstheme="minorHAnsi"/>
        </w:rPr>
        <w:t xml:space="preserve"> cette </w:t>
      </w:r>
      <w:r w:rsidR="00516E48">
        <w:rPr>
          <w:rFonts w:cstheme="minorHAnsi"/>
        </w:rPr>
        <w:t>projection, sont</w:t>
      </w:r>
      <w:r>
        <w:rPr>
          <w:rFonts w:cstheme="minorHAnsi"/>
        </w:rPr>
        <w:t xml:space="preserve"> </w:t>
      </w:r>
      <w:r w:rsidR="00CA6D1A">
        <w:rPr>
          <w:rFonts w:cstheme="minorHAnsi"/>
        </w:rPr>
        <w:t>récents</w:t>
      </w:r>
      <w:r w:rsidR="007C502F">
        <w:rPr>
          <w:rFonts w:cstheme="minorHAnsi"/>
        </w:rPr>
        <w:t xml:space="preserve"> et collectés</w:t>
      </w:r>
      <w:r w:rsidR="00CA6D1A">
        <w:rPr>
          <w:rFonts w:cstheme="minorHAnsi"/>
        </w:rPr>
        <w:t xml:space="preserve"> </w:t>
      </w:r>
      <w:r>
        <w:rPr>
          <w:rFonts w:cstheme="minorHAnsi"/>
        </w:rPr>
        <w:t>dans une période qui suit de long</w:t>
      </w:r>
      <w:r w:rsidR="00876613">
        <w:rPr>
          <w:rFonts w:cstheme="minorHAnsi"/>
        </w:rPr>
        <w:t>s</w:t>
      </w:r>
      <w:r>
        <w:rPr>
          <w:rFonts w:cstheme="minorHAnsi"/>
        </w:rPr>
        <w:t xml:space="preserve"> mois</w:t>
      </w:r>
      <w:r w:rsidR="0097542C">
        <w:rPr>
          <w:rFonts w:cstheme="minorHAnsi"/>
        </w:rPr>
        <w:t xml:space="preserve"> de k</w:t>
      </w:r>
      <w:r w:rsidR="00B203F8">
        <w:rPr>
          <w:rFonts w:cstheme="minorHAnsi"/>
        </w:rPr>
        <w:t>rac</w:t>
      </w:r>
      <w:r>
        <w:rPr>
          <w:rFonts w:cstheme="minorHAnsi"/>
        </w:rPr>
        <w:t>h de la dernière bulle des crypto-monnaies. On peut supposer que dans les prochains mois, le marché des crypto-monnaies va repartir en croissance, ce qui augmentera les volumes échangé</w:t>
      </w:r>
      <w:r w:rsidR="00876613">
        <w:rPr>
          <w:rFonts w:cstheme="minorHAnsi"/>
        </w:rPr>
        <w:t>s</w:t>
      </w:r>
      <w:r>
        <w:rPr>
          <w:rFonts w:cstheme="minorHAnsi"/>
        </w:rPr>
        <w:t>, et donc la rentabilité du token.</w:t>
      </w:r>
      <w:r w:rsidR="00E73756">
        <w:br w:type="page"/>
      </w:r>
    </w:p>
    <w:p w14:paraId="6E737920" w14:textId="433D753D" w:rsidR="00140EAD" w:rsidRPr="00967648" w:rsidRDefault="00967648" w:rsidP="00967648">
      <w:pPr>
        <w:pStyle w:val="Titre1"/>
      </w:pPr>
      <w:bookmarkStart w:id="123" w:name="_Toc521751102"/>
      <w:r w:rsidRPr="00967648">
        <w:lastRenderedPageBreak/>
        <w:t>SYST</w:t>
      </w:r>
      <w:r>
        <w:t>ÈME DE VALIDATION DE L’ATOMICITE DES ÉCHANGES</w:t>
      </w:r>
      <w:bookmarkEnd w:id="123"/>
    </w:p>
    <w:p w14:paraId="4345875E" w14:textId="77777777" w:rsidR="00967648" w:rsidRPr="00B90619" w:rsidRDefault="00967648">
      <w:pPr>
        <w:rPr>
          <w:rFonts w:ascii="Arial" w:hAnsi="Arial" w:cs="Arial"/>
          <w:sz w:val="24"/>
          <w:szCs w:val="24"/>
        </w:rPr>
      </w:pPr>
    </w:p>
    <w:p w14:paraId="49411353" w14:textId="61C0821A" w:rsidR="00967648" w:rsidRDefault="00967648" w:rsidP="00967648">
      <w:pPr>
        <w:pStyle w:val="Titre2"/>
      </w:pPr>
      <w:bookmarkStart w:id="124" w:name="_Toc521751103"/>
      <w:r>
        <w:t>POUR LES ÉCHANGES AU SEIN DE L’ECOSYSTÈME ETHEREUM (ETH ET TOKENS ERC-20/ERC-720)</w:t>
      </w:r>
      <w:bookmarkEnd w:id="124"/>
    </w:p>
    <w:p w14:paraId="51B0BA32" w14:textId="7D76950D" w:rsidR="00B90619" w:rsidRPr="00FD18BA" w:rsidRDefault="00B90619" w:rsidP="00A67AE6">
      <w:r w:rsidRPr="00FD18BA">
        <w:t xml:space="preserve">L’atomicité de l’échange est </w:t>
      </w:r>
      <w:r w:rsidR="00926FC9">
        <w:t xml:space="preserve">entièrement </w:t>
      </w:r>
      <w:r w:rsidRPr="00FD18BA">
        <w:t xml:space="preserve">assurée par un smart contrat sur la </w:t>
      </w:r>
      <w:r w:rsidR="00296395" w:rsidRPr="00FD18BA">
        <w:t xml:space="preserve">blockchain </w:t>
      </w:r>
      <w:r w:rsidRPr="00FD18BA">
        <w:t>Ethereum.</w:t>
      </w:r>
    </w:p>
    <w:p w14:paraId="03E40129" w14:textId="15AA3E9C" w:rsidR="00B90619" w:rsidRPr="00FD18BA" w:rsidRDefault="00B90619" w:rsidP="00A67AE6">
      <w:r w:rsidRPr="00FD18BA">
        <w:t xml:space="preserve">Ce smart contrat a la possibilité, sans intervention extérieure, de vérifier la réception des </w:t>
      </w:r>
      <w:r w:rsidR="00A67AE6">
        <w:t>ETH</w:t>
      </w:r>
      <w:r w:rsidRPr="00FD18BA">
        <w:t>/token</w:t>
      </w:r>
      <w:r w:rsidR="00E91670">
        <w:t>s</w:t>
      </w:r>
      <w:r w:rsidRPr="00FD18BA">
        <w:t xml:space="preserve"> et de les renvoyer aux destinataires.</w:t>
      </w:r>
    </w:p>
    <w:p w14:paraId="6FD55BA1" w14:textId="6C897A5D" w:rsidR="00317431" w:rsidRDefault="00317431" w:rsidP="00317431">
      <w:pPr>
        <w:rPr>
          <w:i/>
          <w:iCs/>
        </w:rPr>
      </w:pPr>
      <w:r>
        <w:rPr>
          <w:i/>
          <w:iCs/>
        </w:rPr>
        <w:t>Ce type d’échange fera l’objet d’amélioration</w:t>
      </w:r>
      <w:r w:rsidR="00516E48">
        <w:rPr>
          <w:i/>
          <w:iCs/>
        </w:rPr>
        <w:t>s</w:t>
      </w:r>
      <w:r>
        <w:rPr>
          <w:i/>
          <w:iCs/>
        </w:rPr>
        <w:t xml:space="preserve"> avec l’intégration de Plasma/Ligh</w:t>
      </w:r>
      <w:r w:rsidR="000A3DF2">
        <w:rPr>
          <w:i/>
          <w:iCs/>
        </w:rPr>
        <w:t>t</w:t>
      </w:r>
      <w:r>
        <w:rPr>
          <w:i/>
          <w:iCs/>
        </w:rPr>
        <w:t>ning Network quand ces solutions de deuxième niveau seront opérationnelles et matures. Ce qui augmentera sensiblement la rapidité des échanges au sein de l’écosystème Ethereum.</w:t>
      </w:r>
    </w:p>
    <w:p w14:paraId="76EBA0C3" w14:textId="77777777" w:rsidR="00317431" w:rsidRDefault="00317431" w:rsidP="00317431">
      <w:pPr>
        <w:rPr>
          <w:i/>
          <w:iCs/>
        </w:rPr>
      </w:pPr>
    </w:p>
    <w:p w14:paraId="570AA43D" w14:textId="0CF9F943" w:rsidR="00967648" w:rsidRDefault="00967648" w:rsidP="00967648">
      <w:pPr>
        <w:pStyle w:val="Titre2"/>
      </w:pPr>
      <w:bookmarkStart w:id="125" w:name="_Toc521751104"/>
      <w:r>
        <w:t>POUR LES ÉCHANGES ENTRE BLOCKCHAINS INTEROPÉRABLES</w:t>
      </w:r>
      <w:bookmarkEnd w:id="125"/>
    </w:p>
    <w:p w14:paraId="5950B588" w14:textId="43315806" w:rsidR="00B90619" w:rsidRPr="00FD18BA" w:rsidRDefault="00B90619" w:rsidP="00A67AE6">
      <w:r w:rsidRPr="00FD18BA">
        <w:t xml:space="preserve">Pour les échanges entre </w:t>
      </w:r>
      <w:r w:rsidR="00296395" w:rsidRPr="00FD18BA">
        <w:t>blockchains</w:t>
      </w:r>
      <w:r w:rsidRPr="00FD18BA">
        <w:t xml:space="preserve"> interopérables (Par exemple entre Litecoin et Decred, ou Ethereum et Omisego)</w:t>
      </w:r>
      <w:r w:rsidR="00926FC9">
        <w:t xml:space="preserve"> </w:t>
      </w:r>
      <w:r w:rsidRPr="00FD18BA">
        <w:t xml:space="preserve">: cette interopérabilité n’est pas encore effective actuellement, et quand elle le sera, elle utilisera les technologies comme Plasma ou bien Lightning Network. En attendant, </w:t>
      </w:r>
      <w:r w:rsidR="00296395" w:rsidRPr="00FD18BA">
        <w:t>Secure Swap</w:t>
      </w:r>
      <w:r w:rsidRPr="00FD18BA">
        <w:t xml:space="preserve"> traite ces </w:t>
      </w:r>
      <w:r w:rsidR="00296395" w:rsidRPr="00FD18BA">
        <w:t>blockchains</w:t>
      </w:r>
      <w:r w:rsidRPr="00FD18BA">
        <w:t xml:space="preserve"> comme non-interopérables.</w:t>
      </w:r>
    </w:p>
    <w:p w14:paraId="29C6A212" w14:textId="77777777" w:rsidR="00FD18BA" w:rsidRPr="00FD18BA" w:rsidRDefault="00FD18BA" w:rsidP="00A67AE6">
      <w:pPr>
        <w:ind w:left="1440"/>
        <w:rPr>
          <w:rFonts w:cstheme="minorHAnsi"/>
        </w:rPr>
      </w:pPr>
    </w:p>
    <w:p w14:paraId="0F4C2696" w14:textId="5AC12832" w:rsidR="00A67AE6" w:rsidRDefault="00967648" w:rsidP="00967648">
      <w:pPr>
        <w:pStyle w:val="Titre2"/>
      </w:pPr>
      <w:bookmarkStart w:id="126" w:name="_Toc521751105"/>
      <w:r>
        <w:t>POUR LES ÉCHANGES ENTRE BLOCKCHAIN</w:t>
      </w:r>
      <w:r w:rsidR="00D97AEE">
        <w:t>S</w:t>
      </w:r>
      <w:r>
        <w:t xml:space="preserve"> NON INTEROPÉRABLES</w:t>
      </w:r>
      <w:bookmarkEnd w:id="126"/>
    </w:p>
    <w:p w14:paraId="3CDAD17E" w14:textId="77777777" w:rsidR="00967648" w:rsidRDefault="00967648" w:rsidP="00A67AE6"/>
    <w:p w14:paraId="7770FE10" w14:textId="03045177" w:rsidR="00B90619" w:rsidRPr="00FD18BA" w:rsidRDefault="00B90619" w:rsidP="00A67AE6">
      <w:r w:rsidRPr="00FD18BA">
        <w:t>Dans ce cas, notre échangeur va réaliser l’in</w:t>
      </w:r>
      <w:r w:rsidR="00E91670">
        <w:t>teropérabilité entre ces crypto-</w:t>
      </w:r>
      <w:r w:rsidRPr="00FD18BA">
        <w:t>monnaies via son réseau p2p.</w:t>
      </w:r>
    </w:p>
    <w:p w14:paraId="6D4C0FAE" w14:textId="19BDAB33" w:rsidR="00A67AE6" w:rsidRDefault="00967648" w:rsidP="00967648">
      <w:pPr>
        <w:pStyle w:val="Titre3"/>
      </w:pPr>
      <w:bookmarkStart w:id="127" w:name="_Toc521751106"/>
      <w:r>
        <w:t>CAS OÙ LES CRYPTO-MONNAIES FAISANT PARTIE DE L’ÉCHANGE SUPPORTENT LES SMART CONTRATS</w:t>
      </w:r>
      <w:bookmarkEnd w:id="127"/>
    </w:p>
    <w:p w14:paraId="37C5BD1C" w14:textId="77777777" w:rsidR="00967648" w:rsidRPr="00A67AE6" w:rsidRDefault="00967648" w:rsidP="00A67AE6"/>
    <w:p w14:paraId="1A026CDE" w14:textId="2A7B9D39" w:rsidR="00B90619" w:rsidRPr="00FD18BA" w:rsidRDefault="00B90619" w:rsidP="00A67AE6">
      <w:r w:rsidRPr="00FD18BA">
        <w:t xml:space="preserve">Tous </w:t>
      </w:r>
      <w:r w:rsidR="00E91670">
        <w:t>les nodes passerelles d</w:t>
      </w:r>
      <w:r w:rsidR="00CA6D1A">
        <w:t>’une</w:t>
      </w:r>
      <w:r w:rsidR="00E91670">
        <w:t xml:space="preserve"> crypt</w:t>
      </w:r>
      <w:r w:rsidRPr="00FD18BA">
        <w:t>o-monnaie vérifient que les smart contrats (un par blockchain) valident l’arrivée des coins sur les wallets avant envoi aux destinataires, afin de garantir l’atomicité de l’échange.</w:t>
      </w:r>
    </w:p>
    <w:p w14:paraId="6A172E6D" w14:textId="77777777" w:rsidR="00B90619" w:rsidRPr="00FD18BA" w:rsidRDefault="00B90619" w:rsidP="00A67AE6">
      <w:r w:rsidRPr="00FD18BA">
        <w:t>Ils envoient sur le réseau p2p la validation de la réception des coins à destination de l’autre smart contrat (smart contrat de la contrepartie).</w:t>
      </w:r>
    </w:p>
    <w:p w14:paraId="165D0B21" w14:textId="55E18D9F" w:rsidR="00B90619" w:rsidRPr="00FD18BA" w:rsidRDefault="00B90619" w:rsidP="00A67AE6">
      <w:r w:rsidRPr="00FD18BA">
        <w:t xml:space="preserve">Quand les deux smart contrats impliqués dans un échange ont eu la validation de la réception des coins, </w:t>
      </w:r>
      <w:r w:rsidR="00CA6D1A">
        <w:t>ils</w:t>
      </w:r>
      <w:r w:rsidRPr="00FD18BA">
        <w:t xml:space="preserve"> sont envoyés aux destinataires finaux</w:t>
      </w:r>
      <w:r w:rsidR="00E91670">
        <w:t>,</w:t>
      </w:r>
      <w:r w:rsidRPr="00FD18BA">
        <w:t xml:space="preserve"> afin de conclure l’échange par les smart contrats eux-mêmes.</w:t>
      </w:r>
    </w:p>
    <w:p w14:paraId="0A80AA50" w14:textId="37765642" w:rsidR="00B90619" w:rsidRPr="00FD18BA" w:rsidRDefault="00B90619" w:rsidP="00A67AE6">
      <w:r w:rsidRPr="00FD18BA">
        <w:t xml:space="preserve">Pour se prémunir </w:t>
      </w:r>
      <w:r w:rsidR="00A67AE6" w:rsidRPr="00FD18BA">
        <w:t>d</w:t>
      </w:r>
      <w:r w:rsidR="00307394">
        <w:t>u</w:t>
      </w:r>
      <w:r w:rsidR="00A67AE6" w:rsidRPr="00FD18BA">
        <w:t xml:space="preserve"> hacking</w:t>
      </w:r>
      <w:r w:rsidRPr="00FD18BA">
        <w:t xml:space="preserve"> de</w:t>
      </w:r>
      <w:r w:rsidR="00A67AE6">
        <w:t>s</w:t>
      </w:r>
      <w:r w:rsidRPr="00FD18BA">
        <w:t xml:space="preserve"> nodes ou de nodes malicieux, les smart contrats ne valident la réception de coin de la part de la contrepartie </w:t>
      </w:r>
      <w:r w:rsidR="00CA6D1A">
        <w:t>uniquement</w:t>
      </w:r>
      <w:r w:rsidR="00CA6D1A" w:rsidRPr="00FD18BA">
        <w:t xml:space="preserve"> </w:t>
      </w:r>
      <w:r w:rsidRPr="00FD18BA">
        <w:t xml:space="preserve">si tous les nodes passerelles de la crypto monnaie correspondante </w:t>
      </w:r>
      <w:r w:rsidR="00CA6D1A">
        <w:t>confirment</w:t>
      </w:r>
      <w:r w:rsidRPr="00FD18BA">
        <w:t xml:space="preserve"> la réception des coins.</w:t>
      </w:r>
    </w:p>
    <w:p w14:paraId="051270D2" w14:textId="628AC28E" w:rsidR="00B90619" w:rsidRPr="00FD18BA" w:rsidRDefault="00B90619" w:rsidP="00A67AE6">
      <w:r w:rsidRPr="00FD18BA">
        <w:t xml:space="preserve">En cas de désaccord entre les nodes passerelles (donc </w:t>
      </w:r>
      <w:r w:rsidR="00CA6D1A">
        <w:t xml:space="preserve">présence de </w:t>
      </w:r>
      <w:r w:rsidRPr="00FD18BA">
        <w:t>nodes hackés/</w:t>
      </w:r>
      <w:r w:rsidR="0000385B" w:rsidRPr="00FD18BA">
        <w:t>malicieux)</w:t>
      </w:r>
      <w:r w:rsidRPr="00FD18BA">
        <w:t xml:space="preserve">, la réponse majoritaire l’emporte (voix d’un node passerelle = nombre de tokens </w:t>
      </w:r>
      <w:r w:rsidR="002C7D07">
        <w:t>SSW</w:t>
      </w:r>
      <w:r w:rsidRPr="00FD18BA">
        <w:t xml:space="preserve"> associés à ce node), tous les nodes </w:t>
      </w:r>
      <w:r w:rsidRPr="00FD18BA">
        <w:lastRenderedPageBreak/>
        <w:t xml:space="preserve">passerelles </w:t>
      </w:r>
      <w:r w:rsidR="00924FA3">
        <w:t xml:space="preserve">donnant une réponse </w:t>
      </w:r>
      <w:r w:rsidR="00924FA3" w:rsidRPr="00FD18BA">
        <w:t>non conforme</w:t>
      </w:r>
      <w:r w:rsidRPr="00FD18BA">
        <w:t xml:space="preserve"> sont déconnectés et </w:t>
      </w:r>
      <w:r w:rsidR="00BD1A8F" w:rsidRPr="00FD18BA">
        <w:t>black-listés</w:t>
      </w:r>
      <w:r w:rsidRPr="00FD18BA">
        <w:t xml:space="preserve"> (adresse ip sur liste noire, empêchant la reconnexion de ces nodes au réseau p2p).</w:t>
      </w:r>
    </w:p>
    <w:p w14:paraId="2F7ECCC8" w14:textId="60610624" w:rsidR="00B90619" w:rsidRPr="00FD18BA" w:rsidRDefault="00B90619" w:rsidP="00A67AE6">
      <w:r w:rsidRPr="00FD18BA">
        <w:t>Chaque fois qu’un node est déconnecté pour réponse non conforme, il envoie au réseau p2p l’information de cette déconnexion pour non-conformité, qui se propage ainsi à tous les clients et tou</w:t>
      </w:r>
      <w:r w:rsidR="00BD1A8F" w:rsidRPr="00FD18BA">
        <w:t>s</w:t>
      </w:r>
      <w:r w:rsidRPr="00FD18BA">
        <w:t xml:space="preserve"> les nodes. Chaque client qui reçoit cette information désactive le tr</w:t>
      </w:r>
      <w:r w:rsidR="00926FC9">
        <w:t>ading sur cette crypto</w:t>
      </w:r>
      <w:r w:rsidR="002F5EF5">
        <w:t>-</w:t>
      </w:r>
      <w:r w:rsidR="00926FC9">
        <w:t xml:space="preserve">monnaie et </w:t>
      </w:r>
      <w:r w:rsidRPr="00FD18BA">
        <w:t>annule tous ses</w:t>
      </w:r>
      <w:r w:rsidR="00E91670">
        <w:t xml:space="preserve"> ordres impliquant cette crypto-</w:t>
      </w:r>
      <w:r w:rsidRPr="00FD18BA">
        <w:t>monnaie. Tous les nodes du réseau mémorisent le statut de trading de chaque crypto-monnaie, par conséquent un client qui n’était pas connecté lors de la tentative de hack</w:t>
      </w:r>
      <w:r w:rsidR="002F5EF5">
        <w:t>ing</w:t>
      </w:r>
      <w:r w:rsidRPr="00FD18BA">
        <w:t xml:space="preserve"> et qui se connecterait ensuite, serait immédiatement informé de la désactivation du trading sur cette crypto-monnaie. Pour que le trading pu</w:t>
      </w:r>
      <w:r w:rsidR="00D0051E">
        <w:t>isse reprendre sur cette crypto-</w:t>
      </w:r>
      <w:r w:rsidRPr="00FD18BA">
        <w:t>monnaie, il faut que la majorité qualifié</w:t>
      </w:r>
      <w:r w:rsidR="002F5EF5">
        <w:t>e</w:t>
      </w:r>
      <w:r w:rsidRPr="00FD18BA">
        <w:t xml:space="preserve"> (&gt;=60%) des clients préalablement désignés pour cela (délégués volontaires) aient réactivé le</w:t>
      </w:r>
      <w:r w:rsidR="00D0051E">
        <w:t xml:space="preserve"> trading sur cette crypto-</w:t>
      </w:r>
      <w:r w:rsidRPr="00FD18BA">
        <w:t>monnaie.</w:t>
      </w:r>
    </w:p>
    <w:p w14:paraId="076C9082" w14:textId="77777777" w:rsidR="0000385B" w:rsidRDefault="00B90619" w:rsidP="00A67AE6">
      <w:r w:rsidRPr="00FD18BA">
        <w:t xml:space="preserve">Ce qui découle de ce protocole, c’est un consensus par preuve d’enjeu. Pour tenter </w:t>
      </w:r>
      <w:r w:rsidR="00A67AE6" w:rsidRPr="00FD18BA">
        <w:t>d</w:t>
      </w:r>
      <w:r w:rsidR="00E91670">
        <w:t xml:space="preserve">e </w:t>
      </w:r>
      <w:r w:rsidR="00A67AE6" w:rsidRPr="00FD18BA">
        <w:t>hacker</w:t>
      </w:r>
      <w:r w:rsidRPr="00FD18BA">
        <w:t xml:space="preserve"> le réseau p2p et tenter de voler les coins d’un échange (donc ne pas envoyer la contrepartie tout en recevant les coins de l’autre utilisateur), il faudrait posséder plus de la moitié du total de tokens </w:t>
      </w:r>
      <w:r w:rsidR="002C7D07">
        <w:t>SSW</w:t>
      </w:r>
      <w:r w:rsidRPr="00FD18BA">
        <w:t xml:space="preserve"> affecté</w:t>
      </w:r>
      <w:r w:rsidR="00E91670">
        <w:t>s</w:t>
      </w:r>
      <w:r w:rsidRPr="00FD18BA">
        <w:t xml:space="preserve"> aux nodes passerelles d’une crypto</w:t>
      </w:r>
      <w:r w:rsidR="00A67AE6">
        <w:t>-</w:t>
      </w:r>
      <w:r w:rsidRPr="00FD18BA">
        <w:t xml:space="preserve">monnaie.  </w:t>
      </w:r>
    </w:p>
    <w:p w14:paraId="1CE8811D" w14:textId="77777777" w:rsidR="0000385B" w:rsidRDefault="00B90619" w:rsidP="00A67AE6">
      <w:r w:rsidRPr="00FD18BA">
        <w:t xml:space="preserve">Cela veut dire que pour tenter de voler un échange, il faut mettre en jeu une somme en tokens </w:t>
      </w:r>
      <w:r w:rsidR="002C7D07">
        <w:t>SSW</w:t>
      </w:r>
      <w:r w:rsidRPr="00FD18BA">
        <w:t xml:space="preserve"> importante. L’effet sur la réputation de l’échangeur, si la tentative réussissait, provoquerait une chute de la valeur du token </w:t>
      </w:r>
      <w:r w:rsidR="002C7D07">
        <w:t>SSW</w:t>
      </w:r>
      <w:r w:rsidRPr="00FD18BA">
        <w:t xml:space="preserve"> impliquant des pertes pour </w:t>
      </w:r>
      <w:r w:rsidR="00A67AE6" w:rsidRPr="00FD18BA">
        <w:t>l</w:t>
      </w:r>
      <w:r w:rsidR="00E91670">
        <w:t xml:space="preserve">e </w:t>
      </w:r>
      <w:r w:rsidR="00A67AE6" w:rsidRPr="00FD18BA">
        <w:t>hacker</w:t>
      </w:r>
      <w:r w:rsidRPr="00FD18BA">
        <w:t xml:space="preserve"> beaucoup plus importantes que les gains obtenus par le vol d’une transaction. </w:t>
      </w:r>
    </w:p>
    <w:p w14:paraId="27F90968" w14:textId="77777777" w:rsidR="0000385B" w:rsidRDefault="00B90619" w:rsidP="00A67AE6">
      <w:r w:rsidRPr="00FD18BA">
        <w:t xml:space="preserve">Par ailleurs, comme il </w:t>
      </w:r>
      <w:r w:rsidR="00E91670">
        <w:t>y avait forcé</w:t>
      </w:r>
      <w:r w:rsidRPr="00FD18BA">
        <w:t xml:space="preserve">ment quelques nodes honnêtes sur le réseau avant prise de contrôle des hackers, ces derniers, lorsqu'ils ont été déconnectés, ont envoyé une désactivation du trading sur cette crypto-monnaie que tous les nodes (clients et node autres) ont reçu. Cela provoque également l’annulation de la transaction en cours et la restitution des coins concernés à leurs utilisateurs par les smart contrats. </w:t>
      </w:r>
    </w:p>
    <w:p w14:paraId="2E82D9BE" w14:textId="37CBFEC1" w:rsidR="00B90619" w:rsidRPr="00FD18BA" w:rsidRDefault="00B90619" w:rsidP="00A67AE6">
      <w:r w:rsidRPr="00FD18BA">
        <w:t xml:space="preserve">Ce protocole </w:t>
      </w:r>
      <w:r w:rsidR="00BD1A8F" w:rsidRPr="00FD18BA">
        <w:t>rend</w:t>
      </w:r>
      <w:r w:rsidRPr="00FD18BA">
        <w:t xml:space="preserve"> improbable le succès d’une tentative de prise de contrôle, et quand bien même cela arriverait, il n’y aurait rien à voler (trading désactivé), pour un engagement en tokens SSW très important, rendant cette opération assurément non rentable et même très c</w:t>
      </w:r>
      <w:r w:rsidR="00F7373F">
        <w:t>oû</w:t>
      </w:r>
      <w:r w:rsidRPr="00FD18BA">
        <w:t>teuse.</w:t>
      </w:r>
    </w:p>
    <w:p w14:paraId="6CE813A1" w14:textId="3E856F97" w:rsidR="00B90619" w:rsidRPr="00FD18BA" w:rsidRDefault="00B90619" w:rsidP="00A67AE6">
      <w:r w:rsidRPr="00FD18BA">
        <w:t xml:space="preserve">Pour que cette sécurité soit effective, il faut que les nodes passerelles d’une </w:t>
      </w:r>
      <w:r w:rsidR="00296395" w:rsidRPr="00FD18BA">
        <w:t>blockchain</w:t>
      </w:r>
      <w:r w:rsidRPr="00FD18BA">
        <w:t xml:space="preserve"> soient suffisamment nombreux et que l’ensemble des nodes passerelles aient une quantité de tokens SSW alloués nettement supérieure à la valeur moyen</w:t>
      </w:r>
      <w:r w:rsidR="000249BE">
        <w:t>ne</w:t>
      </w:r>
      <w:r w:rsidRPr="00FD18BA">
        <w:t xml:space="preserve"> d’un échange</w:t>
      </w:r>
      <w:r w:rsidR="000249BE">
        <w:t>,</w:t>
      </w:r>
      <w:r w:rsidRPr="00FD18BA">
        <w:t xml:space="preserve"> pour constituer une preuve d’enjeu valable.</w:t>
      </w:r>
    </w:p>
    <w:p w14:paraId="1E45FDE1" w14:textId="3F9FA3A3" w:rsidR="00B90619" w:rsidRDefault="00B90619" w:rsidP="00A67AE6">
      <w:r w:rsidRPr="00FD18BA">
        <w:t>C’est pour cela que l</w:t>
      </w:r>
      <w:r w:rsidR="009B1192">
        <w:t xml:space="preserve">’app </w:t>
      </w:r>
      <w:r w:rsidRPr="00FD18BA">
        <w:t>client refuse de f</w:t>
      </w:r>
      <w:r w:rsidR="00E91670">
        <w:t>aire un échange avec une crypto-</w:t>
      </w:r>
      <w:r w:rsidRPr="00FD18BA">
        <w:t>monnaie</w:t>
      </w:r>
      <w:r w:rsidR="00E91670">
        <w:t>,</w:t>
      </w:r>
      <w:r w:rsidRPr="00FD18BA">
        <w:t xml:space="preserve"> si le nombre de passerelles active</w:t>
      </w:r>
      <w:r w:rsidR="00E91670">
        <w:t>s</w:t>
      </w:r>
      <w:r w:rsidRPr="00FD18BA">
        <w:t xml:space="preserve"> pour celle-ci est inférieur à deux, qui est un strict minimum.</w:t>
      </w:r>
    </w:p>
    <w:p w14:paraId="7E2953E9" w14:textId="4665A8C0" w:rsidR="002F5EF5" w:rsidRDefault="002F5EF5">
      <w:r>
        <w:br w:type="page"/>
      </w:r>
    </w:p>
    <w:p w14:paraId="4507A0EC" w14:textId="77777777" w:rsidR="00A67AE6" w:rsidRPr="00FD18BA" w:rsidRDefault="00A67AE6" w:rsidP="00A67AE6"/>
    <w:p w14:paraId="27ECFA87" w14:textId="2B1819E2" w:rsidR="00967648" w:rsidRDefault="00967648" w:rsidP="00967648">
      <w:pPr>
        <w:pStyle w:val="Titre3"/>
      </w:pPr>
      <w:bookmarkStart w:id="128" w:name="_Toc521751107"/>
      <w:r>
        <w:t xml:space="preserve">CAS OÙ </w:t>
      </w:r>
      <w:r w:rsidR="00D97AEE">
        <w:t>L’</w:t>
      </w:r>
      <w:r>
        <w:t>UNE DES CRYPTO-MONNAIES (OU LES DEUX) FAISANT PARTIE DE L’ÉCHANGE NE SUPPORTE PAS LES SMART CONTRATS</w:t>
      </w:r>
      <w:bookmarkEnd w:id="128"/>
    </w:p>
    <w:p w14:paraId="4936B2B4" w14:textId="77777777" w:rsidR="0000385B" w:rsidRPr="0000385B" w:rsidRDefault="0000385B" w:rsidP="0000385B"/>
    <w:p w14:paraId="3D932DAF" w14:textId="22F5EC2B" w:rsidR="0000385B" w:rsidRDefault="00B90619" w:rsidP="0000385B">
      <w:pPr>
        <w:pStyle w:val="Commentaire"/>
      </w:pPr>
      <w:r w:rsidRPr="00FD18BA">
        <w:t>Dans ce cas, le rôle opéré normalement par le smart contrat de la crypto</w:t>
      </w:r>
      <w:r w:rsidR="00BD1A8F" w:rsidRPr="00FD18BA">
        <w:t>-</w:t>
      </w:r>
      <w:r w:rsidRPr="00FD18BA">
        <w:t xml:space="preserve">monnaie est effectué par un node spécialisé, par crypto-monnaie, sous le contrôle et </w:t>
      </w:r>
      <w:r w:rsidR="00E91670">
        <w:t xml:space="preserve">avec une </w:t>
      </w:r>
      <w:r w:rsidRPr="00FD18BA">
        <w:t>sécurité garantie par la société Gr</w:t>
      </w:r>
      <w:r w:rsidR="003C04DD">
        <w:t>e</w:t>
      </w:r>
      <w:r w:rsidRPr="00FD18BA">
        <w:t xml:space="preserve">y Matter Technologies. </w:t>
      </w:r>
    </w:p>
    <w:p w14:paraId="39007A17" w14:textId="77777777" w:rsidR="0000385B" w:rsidRDefault="00B90619" w:rsidP="0000385B">
      <w:pPr>
        <w:pStyle w:val="Commentaire"/>
      </w:pPr>
      <w:r w:rsidRPr="00FD18BA">
        <w:t>En absence de support de smart contrat sur une crypto</w:t>
      </w:r>
      <w:r w:rsidR="00BD1A8F" w:rsidRPr="00FD18BA">
        <w:t>-</w:t>
      </w:r>
      <w:r w:rsidRPr="00FD18BA">
        <w:t xml:space="preserve">monnaie on ne </w:t>
      </w:r>
      <w:r w:rsidR="00BD1A8F" w:rsidRPr="00FD18BA">
        <w:t>peut</w:t>
      </w:r>
      <w:r w:rsidRPr="00FD18BA">
        <w:t xml:space="preserve"> pas se passer d’un tiers de confiance. Ainsi ce node spécialisé garantira la réception des coins de chaque partie d’un échange avant envoi vers le destinataire, afin d’assurer l’atomicité des échanges sans smart contrat. </w:t>
      </w:r>
    </w:p>
    <w:p w14:paraId="1211789D" w14:textId="1DAC084D" w:rsidR="0000385B" w:rsidRDefault="0000385B" w:rsidP="0000385B">
      <w:pPr>
        <w:pStyle w:val="Commentaire"/>
      </w:pPr>
      <w:r>
        <w:t xml:space="preserve">Pour ces échanges sans smart contrat, ce service spécifique de Secure Swap n’aura besoin de prendre possession des crypto-monnaies du trader </w:t>
      </w:r>
      <w:r w:rsidR="006F16EC">
        <w:t>qu’</w:t>
      </w:r>
      <w:r>
        <w:t>uniquement pendant le temps nécessaire à la transaction. Contrairement aux échanges centralisés où le trader doit transmettre ses actifs pour une longue période de temps. </w:t>
      </w:r>
    </w:p>
    <w:p w14:paraId="06F0579C" w14:textId="076CC582" w:rsidR="00B90619" w:rsidRPr="00FD18BA" w:rsidRDefault="00B90619" w:rsidP="00A67AE6"/>
    <w:p w14:paraId="4D5DA6E8" w14:textId="54211BE2" w:rsidR="00B90619" w:rsidRDefault="00B90619" w:rsidP="00A67AE6">
      <w:r w:rsidRPr="00FD18BA">
        <w:t>Dans ce cas également, il n’y a pas de stock central de crypto-monnaies, juste un stockage temporaire des contreparties</w:t>
      </w:r>
      <w:r w:rsidR="006F16EC">
        <w:t>,</w:t>
      </w:r>
      <w:r w:rsidRPr="00FD18BA">
        <w:t xml:space="preserve"> le temps de valider l’atomicité de l’échange. Il n’y a donc pas grand-chose à gagner à tenter </w:t>
      </w:r>
      <w:r w:rsidR="00A67AE6" w:rsidRPr="00FD18BA">
        <w:t>d</w:t>
      </w:r>
      <w:r w:rsidR="00E91670">
        <w:t xml:space="preserve">e </w:t>
      </w:r>
      <w:r w:rsidR="00A67AE6" w:rsidRPr="00FD18BA">
        <w:t>hacker</w:t>
      </w:r>
      <w:r w:rsidRPr="00FD18BA">
        <w:t xml:space="preserve"> cette partie</w:t>
      </w:r>
      <w:r w:rsidR="000B313C">
        <w:t>.</w:t>
      </w:r>
    </w:p>
    <w:p w14:paraId="56C828E7" w14:textId="77777777" w:rsidR="0000385B" w:rsidRPr="00FD18BA" w:rsidRDefault="0000385B" w:rsidP="00A67AE6"/>
    <w:p w14:paraId="156FA0AF" w14:textId="77777777" w:rsidR="0000385B" w:rsidRDefault="0000385B">
      <w:pPr>
        <w:rPr>
          <w:caps/>
          <w:color w:val="FFFFFF" w:themeColor="background1"/>
          <w:spacing w:val="15"/>
          <w:sz w:val="22"/>
          <w:szCs w:val="22"/>
        </w:rPr>
      </w:pPr>
      <w:r>
        <w:br w:type="page"/>
      </w:r>
    </w:p>
    <w:p w14:paraId="29EC0C22" w14:textId="36BD40E7" w:rsidR="00140EAD" w:rsidRDefault="00967648" w:rsidP="00967648">
      <w:pPr>
        <w:pStyle w:val="Titre1"/>
      </w:pPr>
      <w:bookmarkStart w:id="129" w:name="_Toc521751108"/>
      <w:r>
        <w:lastRenderedPageBreak/>
        <w:t>INDICATION DU STATUT DE L’ÉCHANGEUR</w:t>
      </w:r>
      <w:bookmarkEnd w:id="129"/>
    </w:p>
    <w:p w14:paraId="674A96D4" w14:textId="77777777" w:rsidR="00967648" w:rsidRDefault="00967648">
      <w:pPr>
        <w:rPr>
          <w:rFonts w:cstheme="minorHAnsi"/>
        </w:rPr>
      </w:pPr>
    </w:p>
    <w:p w14:paraId="3AF9BE9F" w14:textId="255D2CEF" w:rsidR="00967648" w:rsidRPr="00967648" w:rsidRDefault="00967648" w:rsidP="00967648">
      <w:pPr>
        <w:pStyle w:val="Titre3"/>
      </w:pPr>
      <w:bookmarkStart w:id="130" w:name="_Toc521751109"/>
      <w:r>
        <w:t>INDICATIONS PROVENANT DU CLIENT</w:t>
      </w:r>
      <w:bookmarkEnd w:id="130"/>
    </w:p>
    <w:p w14:paraId="51D3673A" w14:textId="77777777" w:rsidR="00F73445" w:rsidRPr="00F73445" w:rsidRDefault="00F73445" w:rsidP="00F73445"/>
    <w:p w14:paraId="5F9A4379" w14:textId="2633D4B2" w:rsidR="00140EAD" w:rsidRPr="00FD18BA" w:rsidRDefault="00140EAD" w:rsidP="00140EAD">
      <w:pPr>
        <w:rPr>
          <w:rFonts w:cstheme="minorHAnsi"/>
        </w:rPr>
      </w:pPr>
      <w:r w:rsidRPr="00FD18BA">
        <w:rPr>
          <w:rFonts w:cstheme="minorHAnsi"/>
        </w:rPr>
        <w:t>Le client indiquera via un code couleur la disponibilité de</w:t>
      </w:r>
      <w:r w:rsidR="003957B5">
        <w:rPr>
          <w:rFonts w:cstheme="minorHAnsi"/>
        </w:rPr>
        <w:t>s</w:t>
      </w:r>
      <w:r w:rsidRPr="00FD18BA">
        <w:rPr>
          <w:rFonts w:cstheme="minorHAnsi"/>
        </w:rPr>
        <w:t xml:space="preserve"> nodes passerelles pour chaque crypto-monnaie</w:t>
      </w:r>
      <w:r w:rsidR="00AB5466">
        <w:rPr>
          <w:rFonts w:cstheme="minorHAnsi"/>
        </w:rPr>
        <w:t xml:space="preserve"> </w:t>
      </w:r>
      <w:r w:rsidRPr="00FD18BA">
        <w:rPr>
          <w:rFonts w:cstheme="minorHAnsi"/>
        </w:rPr>
        <w:t>:</w:t>
      </w:r>
    </w:p>
    <w:p w14:paraId="3C1B71F7" w14:textId="1AC4E935" w:rsidR="00B90619" w:rsidRPr="00FD18BA" w:rsidRDefault="00B90619" w:rsidP="00140EAD">
      <w:pPr>
        <w:numPr>
          <w:ilvl w:val="0"/>
          <w:numId w:val="8"/>
        </w:numPr>
        <w:rPr>
          <w:rFonts w:cstheme="minorHAnsi"/>
        </w:rPr>
      </w:pPr>
      <w:r w:rsidRPr="00FD18BA">
        <w:rPr>
          <w:rFonts w:cstheme="minorHAnsi"/>
          <w:u w:val="single"/>
        </w:rPr>
        <w:t>Noir</w:t>
      </w:r>
      <w:r w:rsidRPr="00FD18BA">
        <w:rPr>
          <w:rFonts w:cstheme="minorHAnsi"/>
        </w:rPr>
        <w:t xml:space="preserve"> : tentative </w:t>
      </w:r>
      <w:r w:rsidR="00CA4F39" w:rsidRPr="00FD18BA">
        <w:rPr>
          <w:rFonts w:cstheme="minorHAnsi"/>
        </w:rPr>
        <w:t>d</w:t>
      </w:r>
      <w:r w:rsidR="000B313C">
        <w:rPr>
          <w:rFonts w:cstheme="minorHAnsi"/>
        </w:rPr>
        <w:t xml:space="preserve">e </w:t>
      </w:r>
      <w:r w:rsidR="00CA4F39" w:rsidRPr="00FD18BA">
        <w:rPr>
          <w:rFonts w:cstheme="minorHAnsi"/>
        </w:rPr>
        <w:t>hacking</w:t>
      </w:r>
      <w:r w:rsidRPr="00FD18BA">
        <w:rPr>
          <w:rFonts w:cstheme="minorHAnsi"/>
        </w:rPr>
        <w:t xml:space="preserve"> détectée sur les no</w:t>
      </w:r>
      <w:r w:rsidR="00AB5466">
        <w:rPr>
          <w:rFonts w:cstheme="minorHAnsi"/>
        </w:rPr>
        <w:t>des passerelles de cette crypto-</w:t>
      </w:r>
      <w:r w:rsidRPr="00FD18BA">
        <w:rPr>
          <w:rFonts w:cstheme="minorHAnsi"/>
        </w:rPr>
        <w:t>monnaie, trading désactivé p</w:t>
      </w:r>
      <w:r w:rsidR="00AB5466">
        <w:rPr>
          <w:rFonts w:cstheme="minorHAnsi"/>
        </w:rPr>
        <w:t>our cette crypto-</w:t>
      </w:r>
      <w:r w:rsidRPr="00FD18BA">
        <w:rPr>
          <w:rFonts w:cstheme="minorHAnsi"/>
        </w:rPr>
        <w:t>monnaie.</w:t>
      </w:r>
    </w:p>
    <w:p w14:paraId="03EFF7FC" w14:textId="60754D4A" w:rsidR="00B90619" w:rsidRPr="00FD18BA" w:rsidRDefault="00B90619" w:rsidP="00140EAD">
      <w:pPr>
        <w:numPr>
          <w:ilvl w:val="0"/>
          <w:numId w:val="8"/>
        </w:numPr>
        <w:rPr>
          <w:rFonts w:cstheme="minorHAnsi"/>
        </w:rPr>
      </w:pPr>
      <w:r w:rsidRPr="00FD18BA">
        <w:rPr>
          <w:rFonts w:cstheme="minorHAnsi"/>
          <w:u w:val="single"/>
        </w:rPr>
        <w:t>Rouge</w:t>
      </w:r>
      <w:r w:rsidRPr="00FD18BA">
        <w:rPr>
          <w:rFonts w:cstheme="minorHAnsi"/>
        </w:rPr>
        <w:t xml:space="preserve"> : pas de passerelles disponibles pour cette crypto</w:t>
      </w:r>
      <w:r w:rsidR="00AB5466">
        <w:rPr>
          <w:rFonts w:cstheme="minorHAnsi"/>
        </w:rPr>
        <w:t>-monnaie</w:t>
      </w:r>
      <w:r w:rsidRPr="00FD18BA">
        <w:rPr>
          <w:rFonts w:cstheme="minorHAnsi"/>
        </w:rPr>
        <w:t xml:space="preserve"> =&gt; pas d’échanges possible</w:t>
      </w:r>
      <w:r w:rsidR="001C31A1">
        <w:rPr>
          <w:rFonts w:cstheme="minorHAnsi"/>
        </w:rPr>
        <w:t>s</w:t>
      </w:r>
      <w:r w:rsidRPr="00FD18BA">
        <w:rPr>
          <w:rFonts w:cstheme="minorHAnsi"/>
        </w:rPr>
        <w:t>.</w:t>
      </w:r>
    </w:p>
    <w:p w14:paraId="28093D90" w14:textId="4336221A" w:rsidR="00B90619" w:rsidRPr="00FD18BA" w:rsidRDefault="00B90619" w:rsidP="00140EAD">
      <w:pPr>
        <w:numPr>
          <w:ilvl w:val="0"/>
          <w:numId w:val="8"/>
        </w:numPr>
        <w:rPr>
          <w:rFonts w:cstheme="minorHAnsi"/>
        </w:rPr>
      </w:pPr>
      <w:r w:rsidRPr="00FD18BA">
        <w:rPr>
          <w:rFonts w:cstheme="minorHAnsi"/>
          <w:u w:val="single"/>
        </w:rPr>
        <w:t>Orange-Rouge</w:t>
      </w:r>
      <w:r w:rsidRPr="00FD18BA">
        <w:rPr>
          <w:rFonts w:cstheme="minorHAnsi"/>
        </w:rPr>
        <w:t xml:space="preserve"> : une seule passerelle disponible pour cette crypto</w:t>
      </w:r>
      <w:r w:rsidR="00AB5466">
        <w:rPr>
          <w:rFonts w:cstheme="minorHAnsi"/>
        </w:rPr>
        <w:t>-monnaie</w:t>
      </w:r>
      <w:r w:rsidRPr="00FD18BA">
        <w:rPr>
          <w:rFonts w:cstheme="minorHAnsi"/>
        </w:rPr>
        <w:t xml:space="preserve"> =&gt; échanges interdits.</w:t>
      </w:r>
    </w:p>
    <w:p w14:paraId="058B8DF0" w14:textId="4595B0FF" w:rsidR="00B90619" w:rsidRPr="00FD18BA" w:rsidRDefault="00B90619" w:rsidP="00140EAD">
      <w:pPr>
        <w:numPr>
          <w:ilvl w:val="0"/>
          <w:numId w:val="8"/>
        </w:numPr>
        <w:rPr>
          <w:rFonts w:cstheme="minorHAnsi"/>
        </w:rPr>
      </w:pPr>
      <w:r w:rsidRPr="00FD18BA">
        <w:rPr>
          <w:rFonts w:cstheme="minorHAnsi"/>
          <w:u w:val="single"/>
        </w:rPr>
        <w:t>Jaune</w:t>
      </w:r>
      <w:r w:rsidRPr="00FD18BA">
        <w:rPr>
          <w:rFonts w:cstheme="minorHAnsi"/>
        </w:rPr>
        <w:t xml:space="preserve"> : deux passerelles disponibles pour cette crypto</w:t>
      </w:r>
      <w:r w:rsidR="00AB5466">
        <w:rPr>
          <w:rFonts w:cstheme="minorHAnsi"/>
        </w:rPr>
        <w:t>-monnaie</w:t>
      </w:r>
      <w:r w:rsidRPr="00FD18BA">
        <w:rPr>
          <w:rFonts w:cstheme="minorHAnsi"/>
        </w:rPr>
        <w:t xml:space="preserve"> =&gt; échange ok, mais résistance au hacking non optimal</w:t>
      </w:r>
      <w:r w:rsidR="00AB5466">
        <w:rPr>
          <w:rFonts w:cstheme="minorHAnsi"/>
        </w:rPr>
        <w:t>e</w:t>
      </w:r>
      <w:r w:rsidRPr="00FD18BA">
        <w:rPr>
          <w:rFonts w:cstheme="minorHAnsi"/>
        </w:rPr>
        <w:t>.</w:t>
      </w:r>
    </w:p>
    <w:p w14:paraId="55D0F4BF" w14:textId="1BDEABE6" w:rsidR="00B90619" w:rsidRPr="00FD18BA" w:rsidRDefault="00B90619" w:rsidP="00140EAD">
      <w:pPr>
        <w:numPr>
          <w:ilvl w:val="0"/>
          <w:numId w:val="8"/>
        </w:numPr>
        <w:rPr>
          <w:rFonts w:cstheme="minorHAnsi"/>
        </w:rPr>
      </w:pPr>
      <w:r w:rsidRPr="00FD18BA">
        <w:rPr>
          <w:rFonts w:cstheme="minorHAnsi"/>
          <w:u w:val="single"/>
        </w:rPr>
        <w:t>Vert</w:t>
      </w:r>
      <w:r w:rsidRPr="00FD18BA">
        <w:rPr>
          <w:rFonts w:cstheme="minorHAnsi"/>
        </w:rPr>
        <w:t xml:space="preserve"> : à partir de trois passerelles et plus disponibles pour cette crypto</w:t>
      </w:r>
      <w:r w:rsidR="00AB5466">
        <w:rPr>
          <w:rFonts w:cstheme="minorHAnsi"/>
        </w:rPr>
        <w:t>-monnaie</w:t>
      </w:r>
      <w:r w:rsidRPr="00FD18BA">
        <w:rPr>
          <w:rFonts w:cstheme="minorHAnsi"/>
        </w:rPr>
        <w:t xml:space="preserve"> =&gt; échange ok, résistance au hacking optimal</w:t>
      </w:r>
      <w:r w:rsidR="00AB5466">
        <w:rPr>
          <w:rFonts w:cstheme="minorHAnsi"/>
        </w:rPr>
        <w:t>e</w:t>
      </w:r>
      <w:r w:rsidRPr="00FD18BA">
        <w:rPr>
          <w:rFonts w:cstheme="minorHAnsi"/>
        </w:rPr>
        <w:t>.</w:t>
      </w:r>
    </w:p>
    <w:p w14:paraId="4C4A24F1" w14:textId="3D4484B8" w:rsidR="007A3B90" w:rsidRDefault="007A3B90" w:rsidP="00140EAD">
      <w:pPr>
        <w:rPr>
          <w:rFonts w:cstheme="minorHAnsi"/>
        </w:rPr>
      </w:pPr>
    </w:p>
    <w:p w14:paraId="08A4699A" w14:textId="151E3FB6" w:rsidR="00E70C7C" w:rsidRDefault="00E70C7C" w:rsidP="00140EAD">
      <w:pPr>
        <w:rPr>
          <w:rFonts w:cstheme="minorHAnsi"/>
        </w:rPr>
      </w:pPr>
    </w:p>
    <w:p w14:paraId="447EF2D9" w14:textId="77777777" w:rsidR="00E70C7C" w:rsidRDefault="00E70C7C" w:rsidP="00140EAD">
      <w:pPr>
        <w:rPr>
          <w:rFonts w:cstheme="minorHAnsi"/>
        </w:rPr>
      </w:pPr>
    </w:p>
    <w:p w14:paraId="1C0A9552" w14:textId="13C009A9" w:rsidR="00F73445" w:rsidRPr="00F73445" w:rsidRDefault="00967648" w:rsidP="00E70C7C">
      <w:pPr>
        <w:pStyle w:val="Titre3"/>
      </w:pPr>
      <w:bookmarkStart w:id="131" w:name="_Toc521751110"/>
      <w:r>
        <w:t>INDICATION PROVENANT D</w:t>
      </w:r>
      <w:r w:rsidR="00E70C7C">
        <w:t>U</w:t>
      </w:r>
      <w:r>
        <w:t xml:space="preserve"> NODE STAT</w:t>
      </w:r>
      <w:r w:rsidR="00E70C7C">
        <w:t>ISTIQUE</w:t>
      </w:r>
      <w:bookmarkEnd w:id="131"/>
    </w:p>
    <w:p w14:paraId="0E727D06" w14:textId="77777777" w:rsidR="00E70C7C" w:rsidRDefault="00E70C7C" w:rsidP="00140EAD">
      <w:pPr>
        <w:rPr>
          <w:rFonts w:cstheme="minorHAnsi"/>
        </w:rPr>
      </w:pPr>
    </w:p>
    <w:p w14:paraId="548D5B17" w14:textId="68C99875" w:rsidR="00516BE2" w:rsidRDefault="000B313C" w:rsidP="00140EAD">
      <w:pPr>
        <w:rPr>
          <w:rFonts w:cstheme="minorHAnsi"/>
        </w:rPr>
      </w:pPr>
      <w:r>
        <w:rPr>
          <w:rFonts w:cstheme="minorHAnsi"/>
        </w:rPr>
        <w:t xml:space="preserve">Un node statistique </w:t>
      </w:r>
      <w:r w:rsidR="0000385B">
        <w:rPr>
          <w:rFonts w:cstheme="minorHAnsi"/>
        </w:rPr>
        <w:t xml:space="preserve">analysera </w:t>
      </w:r>
      <w:r>
        <w:rPr>
          <w:rFonts w:cstheme="minorHAnsi"/>
        </w:rPr>
        <w:t xml:space="preserve">en permanence le réseau afin de produire différentes informations à destination des </w:t>
      </w:r>
      <w:r w:rsidR="00C47E70">
        <w:rPr>
          <w:rFonts w:cstheme="minorHAnsi"/>
        </w:rPr>
        <w:t>NodeOwners</w:t>
      </w:r>
      <w:r w:rsidRPr="00A8757C">
        <w:rPr>
          <w:rFonts w:cstheme="minorHAnsi"/>
        </w:rPr>
        <w:t xml:space="preserve"> </w:t>
      </w:r>
      <w:r>
        <w:rPr>
          <w:rFonts w:cstheme="minorHAnsi"/>
        </w:rPr>
        <w:t xml:space="preserve">et des traders.  </w:t>
      </w:r>
      <w:r w:rsidR="00F73445">
        <w:rPr>
          <w:rFonts w:cstheme="minorHAnsi"/>
        </w:rPr>
        <w:t xml:space="preserve">Il </w:t>
      </w:r>
      <w:r w:rsidR="00516BE2">
        <w:rPr>
          <w:rFonts w:cstheme="minorHAnsi"/>
        </w:rPr>
        <w:t>permettra par exemple :</w:t>
      </w:r>
    </w:p>
    <w:p w14:paraId="5DA5F159" w14:textId="75E3E45C" w:rsidR="00516BE2" w:rsidRDefault="00516BE2" w:rsidP="0000385B">
      <w:pPr>
        <w:pStyle w:val="Paragraphedeliste"/>
        <w:numPr>
          <w:ilvl w:val="0"/>
          <w:numId w:val="4"/>
        </w:numPr>
        <w:rPr>
          <w:rFonts w:cstheme="minorHAnsi"/>
        </w:rPr>
      </w:pPr>
      <w:r>
        <w:rPr>
          <w:rFonts w:cstheme="minorHAnsi"/>
        </w:rPr>
        <w:t xml:space="preserve">De fournir un tableau de bord </w:t>
      </w:r>
      <w:r w:rsidR="00140EAD" w:rsidRPr="00516BE2">
        <w:rPr>
          <w:rFonts w:cstheme="minorHAnsi"/>
        </w:rPr>
        <w:t>des statistiques avancées sur les nodes</w:t>
      </w:r>
      <w:r w:rsidR="00F73445" w:rsidRPr="00516BE2">
        <w:rPr>
          <w:rFonts w:cstheme="minorHAnsi"/>
        </w:rPr>
        <w:t xml:space="preserve">, </w:t>
      </w:r>
    </w:p>
    <w:p w14:paraId="32079A79" w14:textId="485DD57E" w:rsidR="00516BE2" w:rsidRDefault="0000385B" w:rsidP="0000385B">
      <w:pPr>
        <w:pStyle w:val="Paragraphedeliste"/>
        <w:numPr>
          <w:ilvl w:val="0"/>
          <w:numId w:val="4"/>
        </w:numPr>
        <w:rPr>
          <w:rFonts w:cstheme="minorHAnsi"/>
        </w:rPr>
      </w:pPr>
      <w:r>
        <w:rPr>
          <w:rFonts w:cstheme="minorHAnsi"/>
        </w:rPr>
        <w:t>D</w:t>
      </w:r>
      <w:r w:rsidR="00F73445" w:rsidRPr="00516BE2">
        <w:rPr>
          <w:rFonts w:cstheme="minorHAnsi"/>
        </w:rPr>
        <w:t>’évaluer</w:t>
      </w:r>
      <w:r w:rsidR="00140EAD" w:rsidRPr="00516BE2">
        <w:rPr>
          <w:rFonts w:cstheme="minorHAnsi"/>
        </w:rPr>
        <w:t xml:space="preserve"> la rémunération attendue en fonction des tokens S</w:t>
      </w:r>
      <w:r w:rsidR="00B87BB5" w:rsidRPr="00516BE2">
        <w:rPr>
          <w:rFonts w:cstheme="minorHAnsi"/>
        </w:rPr>
        <w:t xml:space="preserve">SW alloués à un node passerelle, </w:t>
      </w:r>
    </w:p>
    <w:p w14:paraId="57C89391" w14:textId="19B2BF30" w:rsidR="00516BE2" w:rsidRDefault="001B2B8A" w:rsidP="0000385B">
      <w:pPr>
        <w:pStyle w:val="Paragraphedeliste"/>
        <w:numPr>
          <w:ilvl w:val="0"/>
          <w:numId w:val="4"/>
        </w:numPr>
        <w:rPr>
          <w:rFonts w:cstheme="minorHAnsi"/>
        </w:rPr>
      </w:pPr>
      <w:r>
        <w:rPr>
          <w:rFonts w:cstheme="minorHAnsi"/>
        </w:rPr>
        <w:t>D</w:t>
      </w:r>
      <w:r w:rsidR="00F73445" w:rsidRPr="00516BE2">
        <w:rPr>
          <w:rFonts w:cstheme="minorHAnsi"/>
        </w:rPr>
        <w:t xml:space="preserve">e </w:t>
      </w:r>
      <w:r w:rsidR="00B87BB5" w:rsidRPr="00516BE2">
        <w:rPr>
          <w:rFonts w:cstheme="minorHAnsi"/>
        </w:rPr>
        <w:t>vérifier les volumes d’échanges sur une période par crypto-monnaie</w:t>
      </w:r>
      <w:r w:rsidR="00516BE2">
        <w:rPr>
          <w:rFonts w:cstheme="minorHAnsi"/>
        </w:rPr>
        <w:t>,</w:t>
      </w:r>
      <w:r w:rsidR="00B87BB5" w:rsidRPr="00516BE2">
        <w:rPr>
          <w:rFonts w:cstheme="minorHAnsi"/>
        </w:rPr>
        <w:t xml:space="preserve"> </w:t>
      </w:r>
    </w:p>
    <w:p w14:paraId="4233EC27" w14:textId="44D1FC90" w:rsidR="00140EAD" w:rsidRPr="00516BE2" w:rsidRDefault="00B87BB5" w:rsidP="0000385B">
      <w:pPr>
        <w:pStyle w:val="Paragraphedeliste"/>
        <w:numPr>
          <w:ilvl w:val="0"/>
          <w:numId w:val="4"/>
        </w:numPr>
        <w:rPr>
          <w:rFonts w:cstheme="minorHAnsi"/>
        </w:rPr>
      </w:pPr>
      <w:r w:rsidRPr="00516BE2">
        <w:rPr>
          <w:rFonts w:cstheme="minorHAnsi"/>
        </w:rPr>
        <w:t>etc.</w:t>
      </w:r>
    </w:p>
    <w:p w14:paraId="5CF7629E" w14:textId="77777777" w:rsidR="00140EAD" w:rsidRPr="00B90619" w:rsidRDefault="00140EAD">
      <w:pPr>
        <w:rPr>
          <w:rFonts w:ascii="Arial" w:hAnsi="Arial" w:cs="Arial"/>
          <w:sz w:val="24"/>
          <w:szCs w:val="24"/>
        </w:rPr>
      </w:pPr>
    </w:p>
    <w:p w14:paraId="198F280F" w14:textId="77777777" w:rsidR="00E73756" w:rsidRDefault="00E73756">
      <w:pPr>
        <w:rPr>
          <w:caps/>
          <w:color w:val="FFFFFF" w:themeColor="background1"/>
          <w:spacing w:val="15"/>
          <w:sz w:val="22"/>
          <w:szCs w:val="22"/>
        </w:rPr>
      </w:pPr>
      <w:r>
        <w:br w:type="page"/>
      </w:r>
    </w:p>
    <w:p w14:paraId="434A52D2" w14:textId="4BC6F732" w:rsidR="00CA4F39" w:rsidRDefault="00B61D04" w:rsidP="00B61D04">
      <w:pPr>
        <w:pStyle w:val="Titre1"/>
      </w:pPr>
      <w:bookmarkStart w:id="132" w:name="_Toc521751111"/>
      <w:r>
        <w:lastRenderedPageBreak/>
        <w:t>PERFORMANCE DE L’ÉCHANGEUR</w:t>
      </w:r>
      <w:bookmarkEnd w:id="132"/>
    </w:p>
    <w:p w14:paraId="6722A591" w14:textId="77777777" w:rsidR="00B61D04" w:rsidRDefault="00B61D04" w:rsidP="00CA4F39"/>
    <w:p w14:paraId="15580C3F" w14:textId="7D0029C9" w:rsidR="00B90619" w:rsidRPr="00FD18BA" w:rsidRDefault="00B90619" w:rsidP="00CA4F39">
      <w:r w:rsidRPr="00FD18BA">
        <w:t xml:space="preserve">Actuellement la </w:t>
      </w:r>
      <w:r w:rsidR="00B54DA0">
        <w:t>block</w:t>
      </w:r>
      <w:r w:rsidR="00296395" w:rsidRPr="00FD18BA">
        <w:t xml:space="preserve">chain </w:t>
      </w:r>
      <w:r w:rsidRPr="00FD18BA">
        <w:t xml:space="preserve">Ethereum est limitée à environ 10/15 transactions par seconde. Notre smart contrat gérant les échanges sur la </w:t>
      </w:r>
      <w:r w:rsidR="00296395" w:rsidRPr="00FD18BA">
        <w:t xml:space="preserve">blockchain </w:t>
      </w:r>
      <w:r w:rsidRPr="00FD18BA">
        <w:t>Ethereum subira également ces limitations.</w:t>
      </w:r>
    </w:p>
    <w:p w14:paraId="2570DDE5" w14:textId="5DF210CB" w:rsidR="007F7C48" w:rsidRDefault="00B90619" w:rsidP="00CA4F39">
      <w:r w:rsidRPr="00FD18BA">
        <w:t xml:space="preserve">Néanmoins, des développements sont en cours pour grandement augmenter le nombre de transactions par seconde que la </w:t>
      </w:r>
      <w:r w:rsidR="00296395" w:rsidRPr="00FD18BA">
        <w:t>blockchain</w:t>
      </w:r>
      <w:r w:rsidRPr="00FD18BA">
        <w:t xml:space="preserve"> Ethereum sera en mesure d’effectuer. On parle d’une augmentation de quelques centaines de milliers voire millions de transactions par seconde, via des </w:t>
      </w:r>
      <w:r w:rsidR="00516BE2">
        <w:t>technologies</w:t>
      </w:r>
      <w:r w:rsidRPr="00FD18BA">
        <w:t xml:space="preserve"> comme Plasma, le sharding, le lightning network. </w:t>
      </w:r>
    </w:p>
    <w:p w14:paraId="6DDA8B13" w14:textId="607F3460" w:rsidR="00B90619" w:rsidRPr="00FD18BA" w:rsidRDefault="00B90619" w:rsidP="00CA4F39">
      <w:r w:rsidRPr="00FD18BA">
        <w:t>Autant les améliorations de première couche, comme le sharding, augmenteront certainement le nombre d’échanges/seconde réalisable</w:t>
      </w:r>
      <w:r w:rsidR="006F16EC">
        <w:t>s</w:t>
      </w:r>
      <w:r w:rsidRPr="00FD18BA">
        <w:t xml:space="preserve"> par notre smart contrat, autant cela ne devrait pas être le cas pour les améliorations de seconde couche comme Plasma/Lightning network (hormis la diminution de charge induite sur les opérations de première couche).</w:t>
      </w:r>
    </w:p>
    <w:p w14:paraId="74164EF6" w14:textId="31280963" w:rsidR="00B90619" w:rsidRPr="00FD18BA" w:rsidRDefault="00B90619" w:rsidP="00CA4F39">
      <w:r w:rsidRPr="00FD18BA">
        <w:t xml:space="preserve">Il est prévu d’avoir un smart contrat gérant les échanges sur chaque </w:t>
      </w:r>
      <w:r w:rsidR="00296395" w:rsidRPr="00FD18BA">
        <w:t xml:space="preserve">blockchain </w:t>
      </w:r>
      <w:r w:rsidRPr="00FD18BA">
        <w:t xml:space="preserve">supportant les smart contrats, comme EOS et d’autres, afin d’agréger les capacités d’exécution de plusieurs </w:t>
      </w:r>
      <w:r w:rsidR="00296395" w:rsidRPr="00FD18BA">
        <w:t>blockchains</w:t>
      </w:r>
      <w:r w:rsidRPr="00FD18BA">
        <w:t xml:space="preserve"> (en plus d’assurer l’atomicité des échanges via les smart contrats de chaque </w:t>
      </w:r>
      <w:r w:rsidR="00296395" w:rsidRPr="00FD18BA">
        <w:t>blockchain</w:t>
      </w:r>
      <w:r w:rsidRPr="00FD18BA">
        <w:t xml:space="preserve">). Ainsi l’échangeur n’est pas lié à l’avenir d’une seule </w:t>
      </w:r>
      <w:r w:rsidR="00296395" w:rsidRPr="00FD18BA">
        <w:t>blockchain</w:t>
      </w:r>
      <w:r w:rsidRPr="00FD18BA">
        <w:t xml:space="preserve">, et par ailleurs, sa capacité à gérer des échanges n’est pas limitée aux capacités d’exécution de smart contrats d’une </w:t>
      </w:r>
      <w:r w:rsidR="00296395" w:rsidRPr="00FD18BA">
        <w:t>blockchain</w:t>
      </w:r>
      <w:r w:rsidRPr="00FD18BA">
        <w:t xml:space="preserve">, et une </w:t>
      </w:r>
      <w:r w:rsidR="00296395" w:rsidRPr="00FD18BA">
        <w:t xml:space="preserve">blockchain </w:t>
      </w:r>
      <w:r w:rsidRPr="00FD18BA">
        <w:t xml:space="preserve">ne limite pas la capacité d’échange sur les autres </w:t>
      </w:r>
      <w:r w:rsidR="00296395" w:rsidRPr="00FD18BA">
        <w:t>blockchains</w:t>
      </w:r>
      <w:r w:rsidRPr="00FD18BA">
        <w:t xml:space="preserve"> plus rapides.</w:t>
      </w:r>
    </w:p>
    <w:p w14:paraId="16E02556" w14:textId="069CD597" w:rsidR="00B90619" w:rsidRPr="00FD18BA" w:rsidRDefault="00B90619" w:rsidP="00CA4F39">
      <w:r w:rsidRPr="00FD18BA">
        <w:t xml:space="preserve">Nous préférons le choix de déployer des smart contrats d’échanges sur plusieurs </w:t>
      </w:r>
      <w:r w:rsidR="00296395" w:rsidRPr="00FD18BA">
        <w:t>blockchains</w:t>
      </w:r>
      <w:r w:rsidRPr="00FD18BA">
        <w:t>, plutôt que de</w:t>
      </w:r>
      <w:r w:rsidR="00B54DA0">
        <w:t xml:space="preserve"> développer notre propre crypto-</w:t>
      </w:r>
      <w:r w:rsidRPr="00FD18BA">
        <w:t>monnaie ayant une capacité d’exécution de smart contrat suffisante. Autant bâtir sur les solutions existantes et</w:t>
      </w:r>
      <w:r w:rsidR="00516BE2">
        <w:t>/ou</w:t>
      </w:r>
      <w:r w:rsidRPr="00FD18BA">
        <w:t xml:space="preserve"> en développement plutôt que de réinventer la roue dans ce domaine.</w:t>
      </w:r>
    </w:p>
    <w:p w14:paraId="3005125C" w14:textId="77777777" w:rsidR="00140EAD" w:rsidRPr="00B90619" w:rsidRDefault="00140EAD" w:rsidP="00CA4F39">
      <w:pPr>
        <w:rPr>
          <w:rFonts w:ascii="Arial" w:hAnsi="Arial" w:cs="Arial"/>
          <w:sz w:val="24"/>
          <w:szCs w:val="24"/>
        </w:rPr>
      </w:pPr>
    </w:p>
    <w:p w14:paraId="4D9E1D27" w14:textId="77777777" w:rsidR="00140EAD" w:rsidRPr="00B90619" w:rsidRDefault="00140EAD">
      <w:pPr>
        <w:rPr>
          <w:rFonts w:ascii="Arial" w:hAnsi="Arial" w:cs="Arial"/>
          <w:sz w:val="24"/>
          <w:szCs w:val="24"/>
        </w:rPr>
      </w:pPr>
    </w:p>
    <w:p w14:paraId="45D130D1" w14:textId="77777777" w:rsidR="00E73756" w:rsidRDefault="00E73756">
      <w:pPr>
        <w:rPr>
          <w:caps/>
          <w:color w:val="FFFFFF" w:themeColor="background1"/>
          <w:spacing w:val="15"/>
          <w:sz w:val="22"/>
          <w:szCs w:val="22"/>
        </w:rPr>
      </w:pPr>
      <w:r>
        <w:br w:type="page"/>
      </w:r>
    </w:p>
    <w:p w14:paraId="1AC21A51" w14:textId="6E65F7EB" w:rsidR="00140EAD" w:rsidRDefault="00B61D04" w:rsidP="00B61D04">
      <w:pPr>
        <w:pStyle w:val="Titre1"/>
      </w:pPr>
      <w:bookmarkStart w:id="133" w:name="_Toc521751112"/>
      <w:r>
        <w:lastRenderedPageBreak/>
        <w:t>COMMENT PALLIER LE MANQUE DE LIQUIDITÉS INITIAL ?</w:t>
      </w:r>
      <w:bookmarkEnd w:id="133"/>
    </w:p>
    <w:p w14:paraId="6B39C8CD" w14:textId="77777777" w:rsidR="00B61D04" w:rsidRPr="00B90619" w:rsidRDefault="00B61D04">
      <w:pPr>
        <w:rPr>
          <w:rFonts w:ascii="Arial" w:hAnsi="Arial" w:cs="Arial"/>
          <w:sz w:val="24"/>
          <w:szCs w:val="24"/>
        </w:rPr>
      </w:pPr>
    </w:p>
    <w:p w14:paraId="23785711" w14:textId="115799D1" w:rsidR="00B90619" w:rsidRPr="00FD18BA" w:rsidRDefault="00A05E1C" w:rsidP="003F0B7C">
      <w:r>
        <w:t>À</w:t>
      </w:r>
      <w:r w:rsidR="00B90619" w:rsidRPr="00FD18BA">
        <w:t xml:space="preserve"> leur lancement, les échangeurs ont </w:t>
      </w:r>
      <w:r w:rsidR="00F012A6" w:rsidRPr="00FD18BA">
        <w:t>forcément</w:t>
      </w:r>
      <w:r w:rsidR="00B90619" w:rsidRPr="00FD18BA">
        <w:t xml:space="preserve"> des problèmes de liquidités : à leur mise en service, leurs carnets d'ordres sont vides, ce qui n’est pas encourageant pour les premiers </w:t>
      </w:r>
      <w:r w:rsidR="00516BE2">
        <w:t>traders</w:t>
      </w:r>
      <w:r w:rsidR="00B90619" w:rsidRPr="00FD18BA">
        <w:t>. Des problèmes de liquidité peuve</w:t>
      </w:r>
      <w:r w:rsidR="0056530B">
        <w:t>nt aussi exister sur des crypto-</w:t>
      </w:r>
      <w:r w:rsidR="00B90619" w:rsidRPr="00FD18BA">
        <w:t>monnaies à faible volume d’échange.</w:t>
      </w:r>
    </w:p>
    <w:p w14:paraId="5AB0DF25" w14:textId="65CCAF9C" w:rsidR="00B90619" w:rsidRPr="00FD18BA" w:rsidRDefault="00B90619" w:rsidP="003F0B7C">
      <w:r w:rsidRPr="00FD18BA">
        <w:t xml:space="preserve">Un service d’arbitrage, s’appuyant à la fois sur les carnets d’ordres d’autres sites d’échanges, sur le carnet d’ordre interne </w:t>
      </w:r>
      <w:r w:rsidR="00516BE2">
        <w:t>de Secure</w:t>
      </w:r>
      <w:r w:rsidR="00977860">
        <w:t xml:space="preserve"> </w:t>
      </w:r>
      <w:r w:rsidR="00516BE2">
        <w:t xml:space="preserve">Swap </w:t>
      </w:r>
      <w:r w:rsidRPr="00FD18BA">
        <w:t xml:space="preserve">et sur </w:t>
      </w:r>
      <w:r w:rsidR="0056530B">
        <w:t>les fonds de réserve en crypto-</w:t>
      </w:r>
      <w:r w:rsidRPr="00FD18BA">
        <w:t>monnaies propres à notre plateforme, pourra assurer une liquidité de remplacement.</w:t>
      </w:r>
    </w:p>
    <w:p w14:paraId="4E6D8294" w14:textId="4E36979C" w:rsidR="00B90619" w:rsidRPr="00FD18BA" w:rsidRDefault="00B90619" w:rsidP="003F0B7C">
      <w:r w:rsidRPr="00FD18BA">
        <w:t>Ce service d’arbitrage agira comme un client (dans le sens où il émettra des ordres dans notre carnet d’</w:t>
      </w:r>
      <w:r w:rsidR="00A4783E">
        <w:t>ordres) en utilisant les crypto-</w:t>
      </w:r>
      <w:r w:rsidRPr="00FD18BA">
        <w:t>monnaies appartenant à la société. Ce service sera constitué d’un node p2p spécialisé dans cette tâche. Comme tous les nodes du réseau, il recevra les mises à jour du carnet d’ordres. Ayant connaissance de notre carnet d’ordres, il sera capable d’identifier les contreparties manquantes et de les compléter par des transactions avec d’autres échangeurs.</w:t>
      </w:r>
    </w:p>
    <w:p w14:paraId="5A37566F" w14:textId="327141D7" w:rsidR="00B90619" w:rsidRPr="00FD18BA" w:rsidRDefault="00B90619" w:rsidP="003F0B7C">
      <w:r w:rsidRPr="00FD18BA">
        <w:t xml:space="preserve">Une partie des fonds de fonctionnement disponibles de la société seront mobilisés sous forme d’une </w:t>
      </w:r>
      <w:r w:rsidR="00A4783E">
        <w:t>répartition en diverses crypto-</w:t>
      </w:r>
      <w:r w:rsidRPr="00FD18BA">
        <w:t xml:space="preserve">monnaies utilisées par les mécanismes d’arbitrage. </w:t>
      </w:r>
    </w:p>
    <w:p w14:paraId="17FBC508" w14:textId="69E5E552" w:rsidR="00B90619" w:rsidRPr="00FD18BA" w:rsidRDefault="00B90619" w:rsidP="003F0B7C">
      <w:r w:rsidRPr="00FD18BA">
        <w:t>Par exemple, si notre carnet d’ordre contient un ordre d’échange de 1 BTC contre 12 ETH, mais qu’aucun ordre n’échange des ETH contre des BTC au prix ou quantités demandés, mais que sur u</w:t>
      </w:r>
      <w:r w:rsidR="00144D2D">
        <w:t>ne plateforme d’échange externe</w:t>
      </w:r>
      <w:r w:rsidRPr="00FD18BA">
        <w:t>,</w:t>
      </w:r>
      <w:r w:rsidR="00144D2D">
        <w:t xml:space="preserve"> </w:t>
      </w:r>
      <w:r w:rsidRPr="00FD18BA">
        <w:t>qui nous sert de liquidité de remplacement, un tel ordre existe, alors nous allons utiliser les ETH de la société réservé</w:t>
      </w:r>
      <w:r w:rsidR="00516BE2">
        <w:t>s</w:t>
      </w:r>
      <w:r w:rsidRPr="00FD18BA">
        <w:t xml:space="preserve"> pour le service d’arbitrage pour faire l’échange, et racheter les ETH dépensés sur notre plateforme d’échange </w:t>
      </w:r>
      <w:r w:rsidR="001C429D">
        <w:t xml:space="preserve">en effectuant </w:t>
      </w:r>
      <w:r w:rsidR="001C429D" w:rsidRPr="00FD18BA">
        <w:t>l’échange</w:t>
      </w:r>
      <w:r w:rsidR="001C429D" w:rsidDel="001C429D">
        <w:t xml:space="preserve"> </w:t>
      </w:r>
      <w:r w:rsidR="001C429D">
        <w:t xml:space="preserve">de 12 ETH contre 1 BTC </w:t>
      </w:r>
      <w:r w:rsidRPr="00FD18BA">
        <w:t>sur la plateforme d’un autre échangeur. Au final, de notre point de vue, les ETH que nous avions et que l’on a utilisé pour l’échange afin d’assurer la liquidité de cette transaction se retrouvent chez un échangeur externe, et les BTC que nous possédions sur un échangeur externe se retrouve sur nos wallets internes.</w:t>
      </w:r>
    </w:p>
    <w:p w14:paraId="30C27C2E" w14:textId="34FB62D9" w:rsidR="00B90619" w:rsidRPr="00FD18BA" w:rsidRDefault="00B90619" w:rsidP="003F0B7C">
      <w:r w:rsidRPr="00FD18BA">
        <w:t xml:space="preserve">Pour rééquilibrer nos différents wallets externes (sur d’autre échangeurs) et internes (locaux à notre échangeur), nous effectuerons un rééquilibrage des montants de coins détenus, une fois par jour (pour limiter les frais), ceci afin de garder une bonne </w:t>
      </w:r>
      <w:r w:rsidR="009577A9">
        <w:t>diversité de réserve de crypto-</w:t>
      </w:r>
      <w:r w:rsidRPr="00FD18BA">
        <w:t>monnaies. Si nécessaire, un rééquilibrage peut être déclenché en cours de journée par le service d’arbitrage s’il venait à manquer de liquidités dans certaines crypto</w:t>
      </w:r>
      <w:r w:rsidR="006F16EC">
        <w:t>-</w:t>
      </w:r>
      <w:r w:rsidRPr="00FD18BA">
        <w:t>monnaies pour pouvoir continuer à fonctionner.</w:t>
      </w:r>
    </w:p>
    <w:p w14:paraId="3022B3FF" w14:textId="77777777" w:rsidR="00B90619" w:rsidRPr="00FD18BA" w:rsidRDefault="00B90619" w:rsidP="003F0B7C">
      <w:r w:rsidRPr="00FD18BA">
        <w:t>Ce système d’arbitrage n’agira qu’en cas de manque de liquidité sur notre carnet d’ordres (donc présence d’ordres sans contreparties), et seulement si l’opération n’est pas perdante pour notre échangeur (à minima neutre). Il peut donc aussi générer des gains même si cela n’est pas sa destination première.</w:t>
      </w:r>
    </w:p>
    <w:p w14:paraId="3E601BD2" w14:textId="77777777" w:rsidR="00140EAD" w:rsidRPr="00B90619" w:rsidRDefault="00140EAD" w:rsidP="003F0B7C">
      <w:pPr>
        <w:rPr>
          <w:rFonts w:ascii="Arial" w:hAnsi="Arial" w:cs="Arial"/>
          <w:sz w:val="24"/>
          <w:szCs w:val="24"/>
        </w:rPr>
      </w:pPr>
    </w:p>
    <w:p w14:paraId="08182D7F" w14:textId="77777777" w:rsidR="00E73756" w:rsidRDefault="00E73756">
      <w:pPr>
        <w:rPr>
          <w:caps/>
          <w:color w:val="FFFFFF" w:themeColor="background1"/>
          <w:spacing w:val="15"/>
          <w:sz w:val="22"/>
          <w:szCs w:val="22"/>
        </w:rPr>
      </w:pPr>
      <w:r>
        <w:br w:type="page"/>
      </w:r>
    </w:p>
    <w:p w14:paraId="713D2CBE" w14:textId="7E76F667" w:rsidR="00140EAD" w:rsidRPr="00B61D04" w:rsidRDefault="00B61D04" w:rsidP="00B61D04">
      <w:pPr>
        <w:pStyle w:val="Titre1"/>
      </w:pPr>
      <w:bookmarkStart w:id="134" w:name="_Toc521751113"/>
      <w:r w:rsidRPr="00B61D04">
        <w:lastRenderedPageBreak/>
        <w:t xml:space="preserve">UN </w:t>
      </w:r>
      <w:r>
        <w:t>ÉCHANGEUR SOUS LICENCE OPEN SOURCE</w:t>
      </w:r>
      <w:bookmarkEnd w:id="134"/>
    </w:p>
    <w:p w14:paraId="76B24D19" w14:textId="77777777" w:rsidR="00B61D04" w:rsidRPr="00B90619" w:rsidRDefault="00B61D04">
      <w:pPr>
        <w:rPr>
          <w:rFonts w:ascii="Arial" w:hAnsi="Arial" w:cs="Arial"/>
          <w:sz w:val="24"/>
          <w:szCs w:val="24"/>
        </w:rPr>
      </w:pPr>
    </w:p>
    <w:p w14:paraId="52EA5AB3" w14:textId="77777777" w:rsidR="00B90619" w:rsidRPr="00FD18BA" w:rsidRDefault="00B90619" w:rsidP="003F0B7C">
      <w:r w:rsidRPr="00FD18BA">
        <w:t>La plupart des types de nodes de l’échangeur seront distribués en Open source.</w:t>
      </w:r>
    </w:p>
    <w:p w14:paraId="03A6719A" w14:textId="7E4795EB" w:rsidR="00B90619" w:rsidRPr="00FD18BA" w:rsidRDefault="00B90619" w:rsidP="003F0B7C">
      <w:r w:rsidRPr="00FD18BA">
        <w:t>Cela signifie</w:t>
      </w:r>
      <w:r w:rsidR="009577A9">
        <w:t>,</w:t>
      </w:r>
      <w:r w:rsidRPr="00FD18BA">
        <w:t xml:space="preserve"> qu’en plus de l’application client servant à tous les </w:t>
      </w:r>
      <w:r w:rsidR="00516BE2">
        <w:t>traders</w:t>
      </w:r>
      <w:r w:rsidRPr="00FD18BA">
        <w:t xml:space="preserve">, tout le monde aura l’opportunité de soutenir le fonctionnement de l’échangeur en faisant fonctionner des nodes connectés à des </w:t>
      </w:r>
      <w:r w:rsidR="00296395" w:rsidRPr="00FD18BA">
        <w:t>blockchains</w:t>
      </w:r>
      <w:r w:rsidRPr="00FD18BA">
        <w:t>.</w:t>
      </w:r>
    </w:p>
    <w:p w14:paraId="171097AF" w14:textId="2BDCB004" w:rsidR="00977860" w:rsidRDefault="00B90619" w:rsidP="003F0B7C">
      <w:r w:rsidRPr="00FD18BA">
        <w:t xml:space="preserve">Les </w:t>
      </w:r>
      <w:r w:rsidR="00C47E70">
        <w:t>NodeOwners</w:t>
      </w:r>
      <w:r w:rsidRPr="00FD18BA">
        <w:t xml:space="preserve"> faisant cela et possédant des tokens SSW émis lors de l’ICO, toucheront leur part des frais, prélevés lors des échanges au prorata des tokens qu’ils auront alloué</w:t>
      </w:r>
      <w:r w:rsidR="006F16EC">
        <w:t>s</w:t>
      </w:r>
      <w:r w:rsidRPr="00FD18BA">
        <w:t xml:space="preserve"> à un node passerelle vers une </w:t>
      </w:r>
      <w:r w:rsidR="00296395" w:rsidRPr="00FD18BA">
        <w:t>blockchain</w:t>
      </w:r>
      <w:r w:rsidRPr="00FD18BA">
        <w:t xml:space="preserve">, par rapport à la totalité des tokens SSW alloués aux nodes passerelles vers la même </w:t>
      </w:r>
      <w:r w:rsidR="00296395" w:rsidRPr="00FD18BA">
        <w:t xml:space="preserve">blockchain </w:t>
      </w:r>
      <w:r w:rsidRPr="00FD18BA">
        <w:t xml:space="preserve">en fonctionnement. </w:t>
      </w:r>
    </w:p>
    <w:p w14:paraId="2360DBFE" w14:textId="5A5557A7" w:rsidR="00B90619" w:rsidRPr="00FD18BA" w:rsidRDefault="00B90619" w:rsidP="003F0B7C">
      <w:r w:rsidRPr="00FD18BA">
        <w:t xml:space="preserve">La société Grey Matter Technologies fonctionnera de la même manière et touchera sa part des frais d’échanges au prorata des tokens SSW qu’elle possèdera à l’issue de l’ICO et qu’elle réservera pour chaque node passerelle vers une </w:t>
      </w:r>
      <w:r w:rsidR="00296395" w:rsidRPr="00FD18BA">
        <w:t xml:space="preserve">blockchain </w:t>
      </w:r>
      <w:r w:rsidRPr="00FD18BA">
        <w:t>qu’elle fera fonctionner.</w:t>
      </w:r>
    </w:p>
    <w:p w14:paraId="55E457D8" w14:textId="73681937" w:rsidR="00B90619" w:rsidRPr="00FD18BA" w:rsidRDefault="00B90619" w:rsidP="003F0B7C">
      <w:r w:rsidRPr="00FD18BA">
        <w:t>Nous fournirons également en open source un squelette type de node prévu pour l’</w:t>
      </w:r>
      <w:r w:rsidR="00403068">
        <w:t>échange vers des devises fiat, a</w:t>
      </w:r>
      <w:r w:rsidRPr="00FD18BA">
        <w:t xml:space="preserve">vec des interfaces pour se connecter aux processeurs de paiement bancaires. Comme cette activité est fortement réglementée, et nécessite à la fois d’être adaptée pour chaque cas (réglementations locales et interfaces vers les processeurs de paiements utilisés) et de démarrer une activité légale pour être exploitée (via une société), </w:t>
      </w:r>
      <w:r w:rsidR="00977860">
        <w:t xml:space="preserve">le squelette de node que </w:t>
      </w:r>
      <w:r w:rsidRPr="00FD18BA">
        <w:t xml:space="preserve">nous fournirons en open source </w:t>
      </w:r>
      <w:r w:rsidR="00977860">
        <w:t xml:space="preserve">sera donc </w:t>
      </w:r>
      <w:r w:rsidRPr="00FD18BA">
        <w:t>à adapter à chaque cas particulier.</w:t>
      </w:r>
    </w:p>
    <w:p w14:paraId="340AD8A1" w14:textId="28823FF0" w:rsidR="00B90619" w:rsidRPr="00FD18BA" w:rsidRDefault="00B90619" w:rsidP="003F0B7C">
      <w:r w:rsidRPr="00FD18BA">
        <w:t>La société Grey Matter Technologies, exploitera également ce type de nodes pour les régions d’Amérique du sud. Nous prévoyons d’exploiter des nodes de conversion en devises fiat pour les devises suivantes</w:t>
      </w:r>
      <w:r w:rsidR="001032C3">
        <w:t xml:space="preserve"> </w:t>
      </w:r>
      <w:r w:rsidRPr="00FD18BA">
        <w:t>: Peso Chilien, Peso Argentin, Sol Péruvien</w:t>
      </w:r>
      <w:r w:rsidR="00260756">
        <w:t>ne</w:t>
      </w:r>
      <w:r w:rsidRPr="00FD18BA">
        <w:t xml:space="preserve"> et éventuellement d’autres.</w:t>
      </w:r>
    </w:p>
    <w:p w14:paraId="1F256631" w14:textId="77777777" w:rsidR="00B90619" w:rsidRPr="00FD18BA" w:rsidRDefault="00B90619" w:rsidP="003F0B7C">
      <w:r w:rsidRPr="00FD18BA">
        <w:t>Ainsi, progressivement, cet échangeur pourra supporter les conversions vers un grand nombre de devises fiat et régions du monde.</w:t>
      </w:r>
    </w:p>
    <w:p w14:paraId="78CE2723" w14:textId="6AAD65A1" w:rsidR="00B90619" w:rsidRPr="00FD18BA" w:rsidRDefault="00B90619" w:rsidP="003F0B7C">
      <w:r w:rsidRPr="00FD18BA">
        <w:t>Le node d’arbitrage ne sera pas publié en Open Source. En effet, nous nous en réservons l’utilisation. Bien sûr nous ne pouvons pas empêcher ceux qui le désirent de développer leurs propres solutions d’arbitrage. D</w:t>
      </w:r>
      <w:r w:rsidR="001032C3">
        <w:t xml:space="preserve">e toute </w:t>
      </w:r>
      <w:r w:rsidRPr="00FD18BA">
        <w:t>façon, ce type de service nécessite la d</w:t>
      </w:r>
      <w:r w:rsidR="00403068">
        <w:t>isponibilité de fonds en crypto-</w:t>
      </w:r>
      <w:r w:rsidRPr="00FD18BA">
        <w:t>monnaies de l’ordre de 100k</w:t>
      </w:r>
      <w:r w:rsidR="007F7C48">
        <w:t xml:space="preserve"> USD</w:t>
      </w:r>
      <w:r w:rsidRPr="00FD18BA">
        <w:t xml:space="preserve"> au minimum, et de façon plus réaliste, de l’ordre du million de dollars US</w:t>
      </w:r>
      <w:r w:rsidR="007F7C48">
        <w:t>D</w:t>
      </w:r>
      <w:r w:rsidRPr="00FD18BA">
        <w:t>, pour fonctionner avec plusieurs échangeurs.</w:t>
      </w:r>
    </w:p>
    <w:p w14:paraId="17C0528B" w14:textId="77777777" w:rsidR="00140EAD" w:rsidRPr="00B90619" w:rsidRDefault="00140EAD">
      <w:pPr>
        <w:rPr>
          <w:rFonts w:ascii="Arial" w:hAnsi="Arial" w:cs="Arial"/>
          <w:sz w:val="24"/>
          <w:szCs w:val="24"/>
        </w:rPr>
      </w:pPr>
    </w:p>
    <w:p w14:paraId="482B5678" w14:textId="77777777" w:rsidR="00140EAD" w:rsidRPr="00B90619" w:rsidRDefault="00140EAD">
      <w:pPr>
        <w:rPr>
          <w:rFonts w:ascii="Arial" w:hAnsi="Arial" w:cs="Arial"/>
          <w:sz w:val="24"/>
          <w:szCs w:val="24"/>
        </w:rPr>
      </w:pPr>
    </w:p>
    <w:p w14:paraId="41A1075F" w14:textId="77777777" w:rsidR="00E73756" w:rsidRDefault="00E73756">
      <w:pPr>
        <w:rPr>
          <w:caps/>
          <w:color w:val="FFFFFF" w:themeColor="background1"/>
          <w:spacing w:val="15"/>
          <w:sz w:val="22"/>
          <w:szCs w:val="22"/>
        </w:rPr>
      </w:pPr>
      <w:r>
        <w:br w:type="page"/>
      </w:r>
    </w:p>
    <w:p w14:paraId="192E29A2" w14:textId="34338342" w:rsidR="00140EAD" w:rsidRDefault="00882278" w:rsidP="00B61D04">
      <w:pPr>
        <w:pStyle w:val="Titre1"/>
      </w:pPr>
      <w:bookmarkStart w:id="135" w:name="_Toc521751114"/>
      <w:r>
        <w:lastRenderedPageBreak/>
        <w:t xml:space="preserve">Bug </w:t>
      </w:r>
      <w:r w:rsidR="00B61D04">
        <w:t>BOUNTY PROGRAMME</w:t>
      </w:r>
      <w:bookmarkEnd w:id="135"/>
    </w:p>
    <w:p w14:paraId="70CCC271" w14:textId="77777777" w:rsidR="00B61D04" w:rsidRPr="00B90619" w:rsidRDefault="00B61D04" w:rsidP="003F0B7C"/>
    <w:p w14:paraId="1AFFE420" w14:textId="09B1C099" w:rsidR="00B90619" w:rsidRPr="00FD18BA" w:rsidRDefault="00B90619" w:rsidP="003F0B7C">
      <w:pPr>
        <w:rPr>
          <w:rFonts w:cstheme="minorHAnsi"/>
        </w:rPr>
      </w:pPr>
      <w:r w:rsidRPr="00FD18BA">
        <w:rPr>
          <w:rFonts w:cstheme="minorHAnsi"/>
        </w:rPr>
        <w:t xml:space="preserve">Une partie des fonds récoltés lors de l’ICO seront utilisés pour financer des campagnes de Bug Bounty. Les récompenses seront décernées à ceux qui participeront à ces programmes et auront signalé à nos équipes des bugs ou </w:t>
      </w:r>
      <w:r w:rsidR="008414E2">
        <w:rPr>
          <w:rFonts w:cstheme="minorHAnsi"/>
        </w:rPr>
        <w:t xml:space="preserve">des </w:t>
      </w:r>
      <w:r w:rsidRPr="00FD18BA">
        <w:rPr>
          <w:rFonts w:cstheme="minorHAnsi"/>
        </w:rPr>
        <w:t>f</w:t>
      </w:r>
      <w:r w:rsidR="001032C3">
        <w:rPr>
          <w:rFonts w:cstheme="minorHAnsi"/>
        </w:rPr>
        <w:t>ailles de sécurité</w:t>
      </w:r>
      <w:r w:rsidRPr="00FD18BA">
        <w:rPr>
          <w:rFonts w:cstheme="minorHAnsi"/>
        </w:rPr>
        <w:t xml:space="preserve"> </w:t>
      </w:r>
      <w:r w:rsidR="001032C3">
        <w:rPr>
          <w:rFonts w:cstheme="minorHAnsi"/>
        </w:rPr>
        <w:t xml:space="preserve">encore </w:t>
      </w:r>
      <w:r w:rsidR="008414E2">
        <w:rPr>
          <w:rFonts w:cstheme="minorHAnsi"/>
        </w:rPr>
        <w:t>inconnus</w:t>
      </w:r>
      <w:r w:rsidR="00B61D04">
        <w:rPr>
          <w:rStyle w:val="Marquedecommentaire"/>
        </w:rPr>
        <w:t>.</w:t>
      </w:r>
    </w:p>
    <w:p w14:paraId="65DF62E9" w14:textId="77777777" w:rsidR="00B90619" w:rsidRPr="00FD18BA" w:rsidRDefault="00B90619" w:rsidP="003F0B7C">
      <w:pPr>
        <w:rPr>
          <w:rFonts w:cstheme="minorHAnsi"/>
        </w:rPr>
      </w:pPr>
      <w:r w:rsidRPr="00FD18BA">
        <w:rPr>
          <w:rFonts w:cstheme="minorHAnsi"/>
        </w:rPr>
        <w:t>Une campagne sera lancée à chaque étape de la phase de développement, de façon à ce que la première version de la plateforme mise en exploitation ait déjà été bien analysée.</w:t>
      </w:r>
    </w:p>
    <w:p w14:paraId="45E262D4" w14:textId="77777777" w:rsidR="00B90619" w:rsidRPr="00FD18BA" w:rsidRDefault="00B90619" w:rsidP="003F0B7C">
      <w:pPr>
        <w:rPr>
          <w:rFonts w:cstheme="minorHAnsi"/>
        </w:rPr>
      </w:pPr>
      <w:r w:rsidRPr="00FD18BA">
        <w:rPr>
          <w:rFonts w:cstheme="minorHAnsi"/>
        </w:rPr>
        <w:t>Des campagnes trimestrielles seront ensuite planifiées pour accompagner la continuité des développements.</w:t>
      </w:r>
    </w:p>
    <w:p w14:paraId="18F64538" w14:textId="77777777" w:rsidR="00E73756" w:rsidRDefault="00E73756" w:rsidP="003F0B7C">
      <w:pPr>
        <w:rPr>
          <w:caps/>
          <w:color w:val="FFFFFF" w:themeColor="background1"/>
          <w:spacing w:val="15"/>
          <w:sz w:val="22"/>
          <w:szCs w:val="22"/>
        </w:rPr>
      </w:pPr>
      <w:r>
        <w:br w:type="page"/>
      </w:r>
    </w:p>
    <w:p w14:paraId="7CE81FC7" w14:textId="0F0CB4E9" w:rsidR="00140EAD" w:rsidRDefault="00003F59" w:rsidP="00003F59">
      <w:pPr>
        <w:pStyle w:val="Titre1"/>
      </w:pPr>
      <w:bookmarkStart w:id="136" w:name="_Toc521751115"/>
      <w:r>
        <w:lastRenderedPageBreak/>
        <w:t>L’ICO, LE TOKEN ERC-20 SECURE SWAP (SSW)</w:t>
      </w:r>
      <w:bookmarkEnd w:id="136"/>
    </w:p>
    <w:p w14:paraId="6CD4FA85" w14:textId="77777777" w:rsidR="00003F59" w:rsidRPr="005100AE" w:rsidRDefault="00003F59">
      <w:pPr>
        <w:rPr>
          <w:rFonts w:ascii="Arial" w:hAnsi="Arial" w:cs="Arial"/>
          <w:sz w:val="24"/>
          <w:szCs w:val="24"/>
        </w:rPr>
      </w:pPr>
    </w:p>
    <w:p w14:paraId="68C3A673" w14:textId="75B507A2" w:rsidR="003F0B7C" w:rsidRDefault="006B4013" w:rsidP="006B4013">
      <w:pPr>
        <w:pStyle w:val="Titre2"/>
      </w:pPr>
      <w:bookmarkStart w:id="137" w:name="_Toc521751116"/>
      <w:r>
        <w:t>POURQUOI UNE ICO ET LA CRÉATION D’UN TOKEN ERC-20 ?</w:t>
      </w:r>
      <w:bookmarkEnd w:id="137"/>
    </w:p>
    <w:p w14:paraId="79BC05A3" w14:textId="77777777" w:rsidR="006B4013" w:rsidRPr="003F0B7C" w:rsidRDefault="006B4013" w:rsidP="003F0B7C"/>
    <w:p w14:paraId="7A80A8E0" w14:textId="3B312A53" w:rsidR="003F0B7C" w:rsidRDefault="006B4013" w:rsidP="006B4013">
      <w:pPr>
        <w:pStyle w:val="Titre3"/>
      </w:pPr>
      <w:bookmarkStart w:id="138" w:name="_Toc521751117"/>
      <w:r>
        <w:t>NOUS AVONS BESOIN D’UN FINANCEMENT POUR LA RÉALISATION DE CE PROJET</w:t>
      </w:r>
      <w:bookmarkEnd w:id="138"/>
    </w:p>
    <w:p w14:paraId="190C267C" w14:textId="77777777" w:rsidR="006B4013" w:rsidRDefault="006B4013" w:rsidP="003F0B7C"/>
    <w:p w14:paraId="34DB9AC7" w14:textId="34AF66CA" w:rsidR="00B90619" w:rsidRPr="00FD18BA" w:rsidRDefault="00B90619" w:rsidP="003F0B7C">
      <w:r w:rsidRPr="00FD18BA">
        <w:t>Pour financer l’embauche</w:t>
      </w:r>
      <w:r w:rsidR="001032C3">
        <w:t xml:space="preserve"> de personnels supplémentaires et </w:t>
      </w:r>
      <w:r w:rsidRPr="00FD18BA">
        <w:t>le paiement des salaires de l’équipe déjà active. C’est le poste de dépense principal.</w:t>
      </w:r>
    </w:p>
    <w:p w14:paraId="67CD9271" w14:textId="54FD2549" w:rsidR="00B90619" w:rsidRPr="00FD18BA" w:rsidRDefault="00B90619" w:rsidP="003F0B7C">
      <w:r w:rsidRPr="00FD18BA">
        <w:t>Nous devons éga</w:t>
      </w:r>
      <w:r w:rsidR="001032C3">
        <w:t>lement financer de la publicité</w:t>
      </w:r>
      <w:r w:rsidRPr="00FD18BA">
        <w:t xml:space="preserve"> peu avant le lancement de la plateforme, afin de la faire connaître.</w:t>
      </w:r>
    </w:p>
    <w:p w14:paraId="5477E433" w14:textId="77777777" w:rsidR="00B90619" w:rsidRPr="00FD18BA" w:rsidRDefault="00B90619" w:rsidP="003F0B7C">
      <w:r w:rsidRPr="00FD18BA">
        <w:t>Nous devons aussi financer un fond de roulement en crypto monnaies, servant au système d’arbitrage.</w:t>
      </w:r>
    </w:p>
    <w:p w14:paraId="167A48A1" w14:textId="4E86FDDB" w:rsidR="00B90619" w:rsidRPr="00FD18BA" w:rsidRDefault="00B90619" w:rsidP="003F0B7C">
      <w:r w:rsidRPr="00FD18BA">
        <w:t xml:space="preserve">Et enfin financer les campagnes de </w:t>
      </w:r>
      <w:ins w:id="139" w:author="Alain Saffray" w:date="2018-08-17T12:58:00Z">
        <w:r w:rsidR="00882278">
          <w:t xml:space="preserve">Bug </w:t>
        </w:r>
      </w:ins>
      <w:r w:rsidRPr="00FD18BA">
        <w:t>Bounty</w:t>
      </w:r>
      <w:del w:id="140" w:author="Alain Saffray" w:date="2018-08-17T12:58:00Z">
        <w:r w:rsidRPr="00FD18BA" w:rsidDel="00882278">
          <w:delText xml:space="preserve"> Bug</w:delText>
        </w:r>
      </w:del>
      <w:r w:rsidRPr="00FD18BA">
        <w:t>.</w:t>
      </w:r>
    </w:p>
    <w:p w14:paraId="6C4102A1" w14:textId="35F61CC6" w:rsidR="00B90619" w:rsidRPr="00FD18BA" w:rsidRDefault="00B90619" w:rsidP="003F0B7C">
      <w:r w:rsidRPr="00FD18BA">
        <w:t>Tous les tokens non vendus lors de l’ICO resteront la propriété de la société, afin de collecter la part correspondante des frais d’échanges. Ainsi, plus l’ICO sera un succès et plus les investisseurs supportant le fonctionnement de l’échangeur toucheront une part importante des revenus générés par les échanges, la société possédant alors peu de tokens</w:t>
      </w:r>
      <w:r w:rsidR="001032C3">
        <w:t xml:space="preserve"> SSW.</w:t>
      </w:r>
    </w:p>
    <w:p w14:paraId="150ED8E5" w14:textId="4522DBAA" w:rsidR="00B90619" w:rsidRPr="00FD18BA" w:rsidRDefault="00B90619" w:rsidP="003F0B7C">
      <w:r w:rsidRPr="00FD18BA">
        <w:t xml:space="preserve">A contrario, moins l’ICO sera souscrite, et plus la société possédera de tokens à l’issue de cette dernière et touchera une part importante des revenus générés. Cela nous assure une répartition des revenus qui nous parait juste, en fonction de ce que la société aura levé comme capital lors de l’ICO, et </w:t>
      </w:r>
      <w:r w:rsidR="005100AE" w:rsidRPr="00FD18BA">
        <w:t>permettra</w:t>
      </w:r>
      <w:r w:rsidRPr="00FD18BA">
        <w:t xml:space="preserve"> de récompenser les investisseurs qui nous auront soutenu</w:t>
      </w:r>
      <w:r w:rsidR="005A3A68">
        <w:t>s</w:t>
      </w:r>
      <w:r w:rsidRPr="00FD18BA">
        <w:t>.</w:t>
      </w:r>
    </w:p>
    <w:p w14:paraId="75A38D26" w14:textId="77777777" w:rsidR="00140EAD" w:rsidRPr="00FD18BA" w:rsidRDefault="00140EAD">
      <w:pPr>
        <w:rPr>
          <w:rFonts w:cstheme="minorHAnsi"/>
        </w:rPr>
      </w:pPr>
    </w:p>
    <w:p w14:paraId="5DBBDA9E" w14:textId="55BA0773" w:rsidR="006B4013" w:rsidRPr="006B4013" w:rsidRDefault="006B4013" w:rsidP="006B4013">
      <w:pPr>
        <w:pStyle w:val="Titre3"/>
      </w:pPr>
      <w:bookmarkStart w:id="141" w:name="_Toc521751118"/>
      <w:r>
        <w:t>DONNÉES DE L’ICO</w:t>
      </w:r>
      <w:bookmarkEnd w:id="141"/>
    </w:p>
    <w:p w14:paraId="0553AE3C" w14:textId="77777777" w:rsidR="00140EAD" w:rsidRPr="00FD18BA" w:rsidRDefault="00140EAD">
      <w:pPr>
        <w:rPr>
          <w:rFonts w:cstheme="minorHAnsi"/>
        </w:rPr>
      </w:pPr>
    </w:p>
    <w:p w14:paraId="764FEF49" w14:textId="7AAE2E75" w:rsidR="00B90619" w:rsidRPr="00FD18BA" w:rsidRDefault="00B90619" w:rsidP="005D4753">
      <w:r w:rsidRPr="00FD18BA">
        <w:t>Nom du token</w:t>
      </w:r>
      <w:r w:rsidR="001032C3">
        <w:t xml:space="preserve"> </w:t>
      </w:r>
      <w:r w:rsidRPr="00FD18BA">
        <w:t xml:space="preserve">: </w:t>
      </w:r>
      <w:r w:rsidR="00296395" w:rsidRPr="00FD18BA">
        <w:t xml:space="preserve">Secure Swap </w:t>
      </w:r>
    </w:p>
    <w:p w14:paraId="739BCC43" w14:textId="77777777" w:rsidR="00B90619" w:rsidRPr="00FD18BA" w:rsidRDefault="00B90619" w:rsidP="005D4753">
      <w:r w:rsidRPr="00FD18BA">
        <w:t>Ticket SSW</w:t>
      </w:r>
    </w:p>
    <w:p w14:paraId="3AF81336" w14:textId="073935B8" w:rsidR="00B90619" w:rsidRPr="00FD18BA" w:rsidRDefault="00B90619" w:rsidP="005D4753">
      <w:r w:rsidRPr="00FD18BA">
        <w:t>Quantité cré</w:t>
      </w:r>
      <w:r w:rsidR="00B70F21">
        <w:t>é</w:t>
      </w:r>
      <w:r w:rsidRPr="00FD18BA">
        <w:t>e</w:t>
      </w:r>
      <w:r w:rsidR="001032C3">
        <w:t xml:space="preserve"> </w:t>
      </w:r>
      <w:r w:rsidRPr="00FD18BA">
        <w:t>: 100 millions de tokens</w:t>
      </w:r>
    </w:p>
    <w:p w14:paraId="5A05D59C" w14:textId="38CE8705" w:rsidR="00B90619" w:rsidRPr="00FD18BA" w:rsidRDefault="00B90619" w:rsidP="005D4753">
      <w:r w:rsidRPr="00FD18BA">
        <w:t>Prix initial du token</w:t>
      </w:r>
      <w:r w:rsidR="001032C3">
        <w:t xml:space="preserve"> </w:t>
      </w:r>
      <w:r w:rsidRPr="00FD18BA">
        <w:t>: 0,45$ USD</w:t>
      </w:r>
    </w:p>
    <w:p w14:paraId="2CE09717" w14:textId="661EA6FA" w:rsidR="00B90619" w:rsidRPr="00FD18BA" w:rsidRDefault="00B90619" w:rsidP="005D4753">
      <w:r w:rsidRPr="00FD18BA">
        <w:t>Réservé à l’équipe</w:t>
      </w:r>
      <w:r w:rsidR="001032C3">
        <w:t xml:space="preserve"> </w:t>
      </w:r>
      <w:r w:rsidRPr="00FD18BA">
        <w:t>: 10%</w:t>
      </w:r>
    </w:p>
    <w:p w14:paraId="3F1129E4" w14:textId="1F52AF65" w:rsidR="002E185F" w:rsidRPr="00FD18BA" w:rsidRDefault="002E185F" w:rsidP="005D4753">
      <w:r w:rsidRPr="00FD18BA">
        <w:t>Réservé pour les advisors : 3%</w:t>
      </w:r>
    </w:p>
    <w:p w14:paraId="1080F62F" w14:textId="421F692B" w:rsidR="002E185F" w:rsidRPr="00FD18BA" w:rsidRDefault="00B90619" w:rsidP="005D4753">
      <w:r w:rsidRPr="00FD18BA">
        <w:t>Réservé</w:t>
      </w:r>
      <w:r w:rsidR="00887569" w:rsidRPr="00FD18BA">
        <w:t xml:space="preserve"> pour les </w:t>
      </w:r>
      <w:r w:rsidR="002E185F" w:rsidRPr="00FD18BA">
        <w:t>social</w:t>
      </w:r>
      <w:r w:rsidRPr="00FD18BA">
        <w:t xml:space="preserve"> managers</w:t>
      </w:r>
      <w:r w:rsidR="002E185F" w:rsidRPr="00FD18BA">
        <w:t>/animateurs</w:t>
      </w:r>
      <w:r w:rsidRPr="00FD18BA">
        <w:t xml:space="preserve"> de la campagne ICO</w:t>
      </w:r>
      <w:r w:rsidR="001032C3">
        <w:t xml:space="preserve"> </w:t>
      </w:r>
      <w:r w:rsidRPr="00FD18BA">
        <w:t>:</w:t>
      </w:r>
      <w:r w:rsidR="002E185F" w:rsidRPr="00FD18BA">
        <w:t xml:space="preserve"> 3%</w:t>
      </w:r>
    </w:p>
    <w:p w14:paraId="3E712132" w14:textId="4A12684B" w:rsidR="002E185F" w:rsidRPr="00FD18BA" w:rsidRDefault="002E185F" w:rsidP="005D4753">
      <w:r w:rsidRPr="00FD18BA">
        <w:t>Réservé pour les partenaires</w:t>
      </w:r>
      <w:r w:rsidR="001032C3">
        <w:t xml:space="preserve"> </w:t>
      </w:r>
      <w:r w:rsidRPr="00FD18BA">
        <w:t>: 4%</w:t>
      </w:r>
    </w:p>
    <w:p w14:paraId="151356E1" w14:textId="3F37DEA3" w:rsidR="00B90619" w:rsidRPr="00FD18BA" w:rsidRDefault="00B90619" w:rsidP="005D4753">
      <w:r w:rsidRPr="00FD18BA">
        <w:lastRenderedPageBreak/>
        <w:t>Disponible pour l’ICO</w:t>
      </w:r>
      <w:r w:rsidR="001032C3">
        <w:t xml:space="preserve"> </w:t>
      </w:r>
      <w:r w:rsidRPr="00FD18BA">
        <w:t>: 80%</w:t>
      </w:r>
    </w:p>
    <w:p w14:paraId="21F8B5CE" w14:textId="5D64E170" w:rsidR="00B90619" w:rsidRPr="00FD18BA" w:rsidRDefault="00B90619" w:rsidP="005D4753">
      <w:r w:rsidRPr="00FD18BA">
        <w:t>Soft Cap</w:t>
      </w:r>
      <w:r w:rsidR="001032C3">
        <w:t xml:space="preserve"> </w:t>
      </w:r>
      <w:r w:rsidRPr="00FD18BA">
        <w:t>: 10 millions de tokens</w:t>
      </w:r>
    </w:p>
    <w:p w14:paraId="5D635EED" w14:textId="022977CF" w:rsidR="00B90619" w:rsidRPr="00FD18BA" w:rsidRDefault="00B90619" w:rsidP="005D4753">
      <w:r w:rsidRPr="00FD18BA">
        <w:t>Hard Cap</w:t>
      </w:r>
      <w:r w:rsidR="001032C3">
        <w:t xml:space="preserve"> </w:t>
      </w:r>
      <w:r w:rsidRPr="00FD18BA">
        <w:t>: 80 millions de tokens</w:t>
      </w:r>
    </w:p>
    <w:p w14:paraId="483D81B0" w14:textId="77777777" w:rsidR="00B90619" w:rsidRPr="00FD18BA" w:rsidRDefault="00B90619" w:rsidP="005D4753">
      <w:r w:rsidRPr="00FD18BA">
        <w:t>Tous les tokens invendus restent la propriété de la société</w:t>
      </w:r>
    </w:p>
    <w:p w14:paraId="7AA523BC" w14:textId="632E1F43" w:rsidR="00B90619" w:rsidRDefault="00B90619" w:rsidP="005D4753">
      <w:r w:rsidRPr="00FD18BA">
        <w:t>ICO opérée par la société Grey Matter Technologies</w:t>
      </w:r>
      <w:r w:rsidR="00710718">
        <w:t xml:space="preserve"> SA</w:t>
      </w:r>
      <w:r w:rsidRPr="00FD18BA">
        <w:t xml:space="preserve"> (Société Chilienne)</w:t>
      </w:r>
    </w:p>
    <w:p w14:paraId="2C58EB98" w14:textId="77777777" w:rsidR="00BA0F9B" w:rsidRDefault="00BA0F9B" w:rsidP="005D4753"/>
    <w:p w14:paraId="6A52E947" w14:textId="77777777" w:rsidR="00140EAD" w:rsidRDefault="00ED0FE6">
      <w:pPr>
        <w:rPr>
          <w:rFonts w:ascii="Arial" w:hAnsi="Arial" w:cs="Arial"/>
          <w:sz w:val="24"/>
          <w:szCs w:val="24"/>
        </w:rPr>
      </w:pPr>
      <w:r>
        <w:rPr>
          <w:noProof/>
          <w:lang w:eastAsia="fr-FR"/>
        </w:rPr>
        <w:drawing>
          <wp:inline distT="0" distB="0" distL="0" distR="0" wp14:anchorId="50E58BCD" wp14:editId="491ADDF9">
            <wp:extent cx="5429250" cy="6728198"/>
            <wp:effectExtent l="0" t="0" r="0" b="1587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A9DECE3" w14:textId="79DF3A0C" w:rsidR="00B13546" w:rsidRDefault="00537A52" w:rsidP="00537A52">
      <w:pPr>
        <w:pStyle w:val="Titre1"/>
      </w:pPr>
      <w:bookmarkStart w:id="142" w:name="_Toc521751119"/>
      <w:r>
        <w:lastRenderedPageBreak/>
        <w:t>AFFECTATION DES FONDS</w:t>
      </w:r>
      <w:bookmarkEnd w:id="142"/>
    </w:p>
    <w:p w14:paraId="75D52146" w14:textId="77777777" w:rsidR="00537A52" w:rsidRPr="00B90619" w:rsidRDefault="00537A52">
      <w:pPr>
        <w:rPr>
          <w:rFonts w:ascii="Arial" w:hAnsi="Arial" w:cs="Arial"/>
          <w:sz w:val="24"/>
          <w:szCs w:val="24"/>
        </w:rPr>
      </w:pPr>
    </w:p>
    <w:p w14:paraId="1795B641" w14:textId="4EC10010" w:rsidR="00140EAD" w:rsidRDefault="0034731A" w:rsidP="0034731A">
      <w:r>
        <w:t>Nous allons indiquer ici l’affectation des fonds suivant deux cas extrême</w:t>
      </w:r>
      <w:r w:rsidR="00B70F21">
        <w:t>s</w:t>
      </w:r>
      <w:r w:rsidR="001032C3">
        <w:t> : Soft Cap atteint et Hard C</w:t>
      </w:r>
      <w:r>
        <w:t>ap atteint.</w:t>
      </w:r>
    </w:p>
    <w:p w14:paraId="657DA3C4" w14:textId="77777777" w:rsidR="000B5EBF" w:rsidRDefault="000B5EBF" w:rsidP="0034731A"/>
    <w:p w14:paraId="51210AC1" w14:textId="6ED86F4F" w:rsidR="0034731A" w:rsidRDefault="00537A52" w:rsidP="00537A52">
      <w:pPr>
        <w:pStyle w:val="Titre2"/>
      </w:pPr>
      <w:bookmarkStart w:id="143" w:name="_Toc521751120"/>
      <w:r>
        <w:t>SOFT CAP ATTEINT</w:t>
      </w:r>
      <w:bookmarkEnd w:id="143"/>
    </w:p>
    <w:p w14:paraId="5490B21F" w14:textId="77777777" w:rsidR="00537A52" w:rsidRDefault="00537A52" w:rsidP="0034731A"/>
    <w:p w14:paraId="7BA67702" w14:textId="233D2D71" w:rsidR="00E73756" w:rsidRDefault="00E76F47">
      <w:pPr>
        <w:rPr>
          <w:caps/>
          <w:color w:val="FFFFFF" w:themeColor="background1"/>
          <w:spacing w:val="15"/>
          <w:sz w:val="22"/>
          <w:szCs w:val="22"/>
        </w:rPr>
      </w:pPr>
      <w:r>
        <w:rPr>
          <w:noProof/>
          <w:lang w:eastAsia="fr-FR"/>
        </w:rPr>
        <w:drawing>
          <wp:inline distT="0" distB="0" distL="0" distR="0" wp14:anchorId="66DFF29E" wp14:editId="399C03AE">
            <wp:extent cx="5486400" cy="272415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C309352" w14:textId="77777777" w:rsidR="004476A2" w:rsidRDefault="004476A2"/>
    <w:p w14:paraId="76ADBBFD" w14:textId="35267650" w:rsidR="004476A2" w:rsidRPr="00537A52" w:rsidRDefault="00537A52" w:rsidP="00537A52">
      <w:pPr>
        <w:pStyle w:val="Titre2"/>
        <w:rPr>
          <w:lang w:val="en-GB"/>
        </w:rPr>
      </w:pPr>
      <w:bookmarkStart w:id="144" w:name="_Toc521751121"/>
      <w:r w:rsidRPr="00537A52">
        <w:rPr>
          <w:lang w:val="en-GB"/>
        </w:rPr>
        <w:t>HARD CAP ATTEINT</w:t>
      </w:r>
      <w:bookmarkEnd w:id="144"/>
    </w:p>
    <w:p w14:paraId="4548434D" w14:textId="77777777" w:rsidR="00537A52" w:rsidRPr="00537A52" w:rsidRDefault="00537A52" w:rsidP="004476A2">
      <w:pPr>
        <w:rPr>
          <w:lang w:val="en-GB"/>
        </w:rPr>
      </w:pPr>
    </w:p>
    <w:p w14:paraId="71F9006D" w14:textId="3A5A30B7" w:rsidR="00E76F47" w:rsidRDefault="00E76F47" w:rsidP="004476A2">
      <w:r>
        <w:rPr>
          <w:noProof/>
          <w:lang w:eastAsia="fr-FR"/>
        </w:rPr>
        <w:drawing>
          <wp:inline distT="0" distB="0" distL="0" distR="0" wp14:anchorId="310BBF03" wp14:editId="3B5A854D">
            <wp:extent cx="5486400" cy="2787015"/>
            <wp:effectExtent l="0" t="0" r="0" b="1333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F3C055D" w14:textId="3359D364" w:rsidR="00657989" w:rsidRDefault="00537A52" w:rsidP="00537A52">
      <w:pPr>
        <w:pStyle w:val="Titre1"/>
      </w:pPr>
      <w:bookmarkStart w:id="145" w:name="_Toc521751122"/>
      <w:r>
        <w:lastRenderedPageBreak/>
        <w:t>ROADMAP</w:t>
      </w:r>
      <w:bookmarkEnd w:id="145"/>
    </w:p>
    <w:p w14:paraId="49255EB1" w14:textId="77777777" w:rsidR="00537A52" w:rsidRDefault="00537A52" w:rsidP="00FF4ABF"/>
    <w:p w14:paraId="0CA689C4" w14:textId="7BEC624F" w:rsidR="00FF4ABF" w:rsidRPr="00FD18BA" w:rsidRDefault="00FF4ABF" w:rsidP="00FF4ABF">
      <w:r w:rsidRPr="00FD18BA">
        <w:t>Cette roadmap est celle prévue si le</w:t>
      </w:r>
      <w:r w:rsidR="001032C3">
        <w:t xml:space="preserve"> Hard C</w:t>
      </w:r>
      <w:r w:rsidR="00657989">
        <w:t xml:space="preserve">ap de l’ICO est atteint. </w:t>
      </w:r>
      <w:r w:rsidRPr="00FD18BA">
        <w:t>Dans le cas contraire, le projet est conçu sous forme de modules à tiroirs. Le développement de chaque module pourra être repoussé jusqu’à ce que les re</w:t>
      </w:r>
      <w:r w:rsidR="001032C3">
        <w:t>venus générés permettent l’</w:t>
      </w:r>
      <w:r w:rsidR="00B92BDB">
        <w:t>autof</w:t>
      </w:r>
      <w:r w:rsidR="00B92BDB" w:rsidRPr="00FD18BA">
        <w:t>inancement</w:t>
      </w:r>
      <w:r w:rsidRPr="00FD18BA">
        <w:t xml:space="preserve"> de la réalisation de ces fonctionnalités. </w:t>
      </w:r>
    </w:p>
    <w:p w14:paraId="6BFFCCE8" w14:textId="77777777" w:rsidR="00FF4ABF" w:rsidRPr="00FD18BA" w:rsidRDefault="00FF4ABF" w:rsidP="00FF4ABF">
      <w:r w:rsidRPr="00FD18BA">
        <w:t>Sur la Roadmap, les fonctionnalités susceptibles d’être repoussées dans le temps sont signalées par un astérisque (*).</w:t>
      </w:r>
    </w:p>
    <w:p w14:paraId="4F64CA79" w14:textId="37CCB35A" w:rsidR="00FF4ABF" w:rsidRPr="00FD18BA" w:rsidRDefault="00FF4ABF" w:rsidP="00FF4ABF">
      <w:r w:rsidRPr="00FD18BA">
        <w:t xml:space="preserve">Des améliorations </w:t>
      </w:r>
      <w:r w:rsidR="00B70F21">
        <w:t>de l’échangeur, ajout de crypto-</w:t>
      </w:r>
      <w:r w:rsidRPr="00FD18BA">
        <w:t>monnaies (nodes passerelles) etc. continueront d’être effectués au-delà de cette roadmap.</w:t>
      </w:r>
    </w:p>
    <w:p w14:paraId="68B864D6" w14:textId="77777777" w:rsidR="00825E0C" w:rsidRDefault="00825E0C">
      <w:pPr>
        <w:rPr>
          <w:rFonts w:ascii="Arial" w:hAnsi="Arial" w:cs="Arial"/>
          <w:sz w:val="24"/>
          <w:szCs w:val="24"/>
        </w:rPr>
      </w:pPr>
    </w:p>
    <w:p w14:paraId="20E4AFC5" w14:textId="24670182" w:rsidR="00657989" w:rsidRDefault="00C34DAF" w:rsidP="00C34DAF">
      <w:pPr>
        <w:pStyle w:val="Titre2"/>
        <w:rPr>
          <w:noProof/>
          <w:lang w:eastAsia="fr-FR"/>
        </w:rPr>
      </w:pPr>
      <w:bookmarkStart w:id="146" w:name="_Toc521751123"/>
      <w:r>
        <w:rPr>
          <w:noProof/>
          <w:lang w:eastAsia="fr-FR"/>
        </w:rPr>
        <w:t>ROADMAP ICO</w:t>
      </w:r>
      <w:bookmarkEnd w:id="146"/>
    </w:p>
    <w:p w14:paraId="0504352F" w14:textId="77777777" w:rsidR="00C34DAF" w:rsidRDefault="00C34DAF">
      <w:pPr>
        <w:rPr>
          <w:rFonts w:ascii="Arial" w:hAnsi="Arial" w:cs="Arial"/>
          <w:noProof/>
          <w:sz w:val="24"/>
          <w:szCs w:val="24"/>
          <w:lang w:eastAsia="fr-FR"/>
        </w:rPr>
      </w:pPr>
    </w:p>
    <w:p w14:paraId="0037E3A6" w14:textId="77777777" w:rsidR="00D33768" w:rsidRPr="00FF4ABF" w:rsidRDefault="00D75B89">
      <w:pPr>
        <w:rPr>
          <w:rFonts w:ascii="Arial" w:hAnsi="Arial" w:cs="Arial"/>
          <w:sz w:val="24"/>
          <w:szCs w:val="24"/>
        </w:rPr>
      </w:pPr>
      <w:r>
        <w:rPr>
          <w:rFonts w:ascii="Arial" w:hAnsi="Arial" w:cs="Arial"/>
          <w:noProof/>
          <w:sz w:val="24"/>
          <w:szCs w:val="24"/>
          <w:lang w:eastAsia="fr-FR"/>
        </w:rPr>
        <w:drawing>
          <wp:inline distT="0" distB="0" distL="0" distR="0" wp14:anchorId="4B96C461" wp14:editId="3F2C6A36">
            <wp:extent cx="5820410" cy="5379194"/>
            <wp:effectExtent l="38100" t="19050" r="27940" b="31115"/>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57212C12" w14:textId="27227889" w:rsidR="00825E0C" w:rsidRPr="00C34DAF" w:rsidRDefault="00C34DAF" w:rsidP="00C34DAF">
      <w:pPr>
        <w:pStyle w:val="Titre2"/>
        <w:rPr>
          <w:lang w:val="en-GB"/>
        </w:rPr>
      </w:pPr>
      <w:bookmarkStart w:id="147" w:name="_Toc521751124"/>
      <w:r w:rsidRPr="00C34DAF">
        <w:rPr>
          <w:lang w:val="en-GB"/>
        </w:rPr>
        <w:lastRenderedPageBreak/>
        <w:t>ROADMAP SECURE SWAP</w:t>
      </w:r>
      <w:bookmarkEnd w:id="147"/>
    </w:p>
    <w:p w14:paraId="709C09A8" w14:textId="77777777" w:rsidR="00C34DAF" w:rsidRPr="00C34DAF" w:rsidRDefault="00C34DAF">
      <w:pPr>
        <w:rPr>
          <w:rFonts w:ascii="Arial" w:hAnsi="Arial" w:cs="Arial"/>
          <w:sz w:val="24"/>
          <w:szCs w:val="24"/>
          <w:lang w:val="en-GB"/>
        </w:rPr>
      </w:pPr>
    </w:p>
    <w:p w14:paraId="2EA48E13" w14:textId="77777777" w:rsidR="00D33768" w:rsidRPr="00C34DAF" w:rsidRDefault="00D33768" w:rsidP="00140EAD">
      <w:pPr>
        <w:rPr>
          <w:rFonts w:cstheme="minorHAnsi"/>
          <w:lang w:val="en-GB"/>
        </w:rPr>
      </w:pPr>
    </w:p>
    <w:p w14:paraId="79EB3914" w14:textId="77777777" w:rsidR="00D33768" w:rsidRDefault="00D33768" w:rsidP="00140EAD">
      <w:pPr>
        <w:rPr>
          <w:rFonts w:cstheme="minorHAnsi"/>
        </w:rPr>
      </w:pPr>
      <w:r w:rsidRPr="00FF4ABF">
        <w:rPr>
          <w:rFonts w:cstheme="minorHAnsi"/>
          <w:caps/>
          <w:noProof/>
          <w:lang w:eastAsia="fr-FR"/>
        </w:rPr>
        <w:drawing>
          <wp:inline distT="0" distB="0" distL="0" distR="0" wp14:anchorId="67EB55E5" wp14:editId="52F7A59B">
            <wp:extent cx="5486400" cy="7308894"/>
            <wp:effectExtent l="57150" t="19050" r="19050" b="25400"/>
            <wp:docPr id="29"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4FF9ADB9" w14:textId="77777777" w:rsidR="00F43E7B" w:rsidRDefault="00F43E7B">
      <w:pPr>
        <w:rPr>
          <w:caps/>
          <w:color w:val="FFFFFF" w:themeColor="background1"/>
          <w:spacing w:val="15"/>
          <w:sz w:val="22"/>
          <w:szCs w:val="22"/>
        </w:rPr>
      </w:pPr>
      <w:r>
        <w:br w:type="page"/>
      </w:r>
    </w:p>
    <w:p w14:paraId="33E97CCE" w14:textId="2892D3A8" w:rsidR="00B57C82" w:rsidRDefault="003179B6" w:rsidP="003179B6">
      <w:pPr>
        <w:pStyle w:val="Titre1"/>
      </w:pPr>
      <w:bookmarkStart w:id="148" w:name="_Toc521751125"/>
      <w:r>
        <w:lastRenderedPageBreak/>
        <w:t>TEAM</w:t>
      </w:r>
      <w:bookmarkEnd w:id="148"/>
      <w:r>
        <w:tab/>
      </w:r>
    </w:p>
    <w:p w14:paraId="7D60E372" w14:textId="10E97A4B" w:rsidR="003179B6" w:rsidRDefault="003179B6" w:rsidP="003179B6">
      <w:pPr>
        <w:tabs>
          <w:tab w:val="left" w:pos="1628"/>
        </w:tabs>
        <w:rPr>
          <w:rFonts w:ascii="Arial" w:hAnsi="Arial" w:cs="Arial"/>
          <w:sz w:val="24"/>
          <w:szCs w:val="24"/>
        </w:rPr>
      </w:pPr>
    </w:p>
    <w:p w14:paraId="539C66DB" w14:textId="34ECEA01" w:rsidR="007F2EAE" w:rsidRDefault="003179B6" w:rsidP="007F2EAE">
      <w:pPr>
        <w:pStyle w:val="Titre2"/>
      </w:pPr>
      <w:bookmarkStart w:id="149" w:name="_Toc521751126"/>
      <w:r>
        <w:t>MEMBRES</w:t>
      </w:r>
      <w:bookmarkEnd w:id="149"/>
    </w:p>
    <w:p w14:paraId="06842985" w14:textId="51C4EBAB" w:rsidR="00B92BDB" w:rsidRDefault="00B92BDB" w:rsidP="00B92BDB">
      <w:pPr>
        <w:rPr>
          <w:rFonts w:ascii="Arial" w:hAnsi="Arial" w:cs="Arial"/>
          <w:sz w:val="24"/>
          <w:szCs w:val="24"/>
        </w:rPr>
      </w:pPr>
      <w:r>
        <w:rPr>
          <w:noProof/>
          <w:lang w:eastAsia="fr-FR"/>
        </w:rPr>
        <mc:AlternateContent>
          <mc:Choice Requires="wps">
            <w:drawing>
              <wp:anchor distT="45720" distB="45720" distL="114300" distR="114300" simplePos="0" relativeHeight="251655168" behindDoc="0" locked="0" layoutInCell="1" allowOverlap="1" wp14:anchorId="03BEE348" wp14:editId="30DAB7AB">
                <wp:simplePos x="0" y="0"/>
                <wp:positionH relativeFrom="margin">
                  <wp:align>left</wp:align>
                </wp:positionH>
                <wp:positionV relativeFrom="page">
                  <wp:posOffset>2186305</wp:posOffset>
                </wp:positionV>
                <wp:extent cx="1572895" cy="1794510"/>
                <wp:effectExtent l="0" t="0" r="27305" b="1524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2895" cy="1794510"/>
                        </a:xfrm>
                        <a:prstGeom prst="rect">
                          <a:avLst/>
                        </a:prstGeom>
                        <a:solidFill>
                          <a:srgbClr val="FFFFFF"/>
                        </a:solidFill>
                        <a:ln w="9525">
                          <a:solidFill>
                            <a:srgbClr val="000000"/>
                          </a:solidFill>
                          <a:miter lim="800000"/>
                          <a:headEnd/>
                          <a:tailEnd/>
                        </a:ln>
                      </wps:spPr>
                      <wps:txbx>
                        <w:txbxContent>
                          <w:p w14:paraId="22F2AE88" w14:textId="65767152" w:rsidR="009B1192" w:rsidRDefault="009B1192" w:rsidP="00B92BDB">
                            <w:pPr>
                              <w:spacing w:before="0" w:after="0" w:line="180" w:lineRule="auto"/>
                              <w:jc w:val="center"/>
                              <w:rPr>
                                <w:lang w:val="en-GB"/>
                              </w:rPr>
                            </w:pPr>
                            <w:r>
                              <w:rPr>
                                <w:noProof/>
                                <w:lang w:eastAsia="fr-FR"/>
                              </w:rPr>
                              <w:drawing>
                                <wp:inline distT="0" distB="0" distL="0" distR="0" wp14:anchorId="63A097F6" wp14:editId="04199BB0">
                                  <wp:extent cx="1317625" cy="1379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17625" cy="1379855"/>
                                          </a:xfrm>
                                          <a:prstGeom prst="rect">
                                            <a:avLst/>
                                          </a:prstGeom>
                                          <a:noFill/>
                                          <a:ln>
                                            <a:noFill/>
                                          </a:ln>
                                        </pic:spPr>
                                      </pic:pic>
                                    </a:graphicData>
                                  </a:graphic>
                                </wp:inline>
                              </w:drawing>
                            </w:r>
                          </w:p>
                          <w:p w14:paraId="531E5C0A" w14:textId="77777777" w:rsidR="009B1192" w:rsidRDefault="009B1192" w:rsidP="00B92BDB">
                            <w:pPr>
                              <w:spacing w:before="0" w:after="0" w:line="180" w:lineRule="auto"/>
                              <w:jc w:val="center"/>
                              <w:rPr>
                                <w:lang w:val="en-GB"/>
                              </w:rPr>
                            </w:pPr>
                            <w:r>
                              <w:rPr>
                                <w:lang w:val="en-GB"/>
                              </w:rPr>
                              <w:t>Alain Saffray</w:t>
                            </w:r>
                          </w:p>
                          <w:p w14:paraId="4EBDD428" w14:textId="77777777" w:rsidR="009B1192" w:rsidRDefault="009B1192" w:rsidP="00B92BDB">
                            <w:pPr>
                              <w:spacing w:before="0" w:after="0" w:line="180" w:lineRule="auto"/>
                              <w:jc w:val="center"/>
                              <w:rPr>
                                <w:lang w:val="en-GB"/>
                              </w:rPr>
                            </w:pPr>
                            <w:r>
                              <w:rPr>
                                <w:lang w:val="en-GB"/>
                              </w:rPr>
                              <w:t>CEO – Co-Founder</w:t>
                            </w:r>
                          </w:p>
                          <w:p w14:paraId="6380EB47" w14:textId="77777777" w:rsidR="009B1192" w:rsidRDefault="009B1192" w:rsidP="00B92BDB">
                            <w:pPr>
                              <w:spacing w:before="0" w:after="0" w:line="180" w:lineRule="auto"/>
                              <w:jc w:val="center"/>
                              <w:rPr>
                                <w:lang w:val="en-GB"/>
                              </w:rPr>
                            </w:pPr>
                            <w:r>
                              <w:rPr>
                                <w:lang w:val="en-GB"/>
                              </w:rPr>
                              <w:t>Developer engineer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EE348" id="Text Box 217" o:spid="_x0000_s1028" type="#_x0000_t202" style="position:absolute;margin-left:0;margin-top:172.15pt;width:123.85pt;height:141.3pt;z-index:25165516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">
                <v:textbox>
                  <w:txbxContent>
                    <w:p w14:paraId="22F2AE88" w14:textId="65767152" w:rsidR="009B1192" w:rsidRDefault="009B1192" w:rsidP="00B92BDB">
                      <w:pPr>
                        <w:spacing w:before="0" w:after="0" w:line="180" w:lineRule="auto"/>
                        <w:jc w:val="center"/>
                        <w:rPr>
                          <w:lang w:val="en-GB"/>
                        </w:rPr>
                      </w:pPr>
                      <w:r>
                        <w:rPr>
                          <w:noProof/>
                          <w:lang w:eastAsia="fr-FR"/>
                        </w:rPr>
                        <w:drawing>
                          <wp:inline distT="0" distB="0" distL="0" distR="0" wp14:anchorId="63A097F6" wp14:editId="04199BB0">
                            <wp:extent cx="1317625" cy="1379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17625" cy="1379855"/>
                                    </a:xfrm>
                                    <a:prstGeom prst="rect">
                                      <a:avLst/>
                                    </a:prstGeom>
                                    <a:noFill/>
                                    <a:ln>
                                      <a:noFill/>
                                    </a:ln>
                                  </pic:spPr>
                                </pic:pic>
                              </a:graphicData>
                            </a:graphic>
                          </wp:inline>
                        </w:drawing>
                      </w:r>
                    </w:p>
                    <w:p w14:paraId="531E5C0A" w14:textId="77777777" w:rsidR="009B1192" w:rsidRDefault="009B1192" w:rsidP="00B92BDB">
                      <w:pPr>
                        <w:spacing w:before="0" w:after="0" w:line="180" w:lineRule="auto"/>
                        <w:jc w:val="center"/>
                        <w:rPr>
                          <w:lang w:val="en-GB"/>
                        </w:rPr>
                      </w:pPr>
                      <w:r>
                        <w:rPr>
                          <w:lang w:val="en-GB"/>
                        </w:rPr>
                        <w:t>Alain Saffray</w:t>
                      </w:r>
                    </w:p>
                    <w:p w14:paraId="4EBDD428" w14:textId="77777777" w:rsidR="009B1192" w:rsidRDefault="009B1192" w:rsidP="00B92BDB">
                      <w:pPr>
                        <w:spacing w:before="0" w:after="0" w:line="180" w:lineRule="auto"/>
                        <w:jc w:val="center"/>
                        <w:rPr>
                          <w:lang w:val="en-GB"/>
                        </w:rPr>
                      </w:pPr>
                      <w:r>
                        <w:rPr>
                          <w:lang w:val="en-GB"/>
                        </w:rPr>
                        <w:t>CEO – Co-Founder</w:t>
                      </w:r>
                    </w:p>
                    <w:p w14:paraId="6380EB47" w14:textId="77777777" w:rsidR="009B1192" w:rsidRDefault="009B1192" w:rsidP="00B92BDB">
                      <w:pPr>
                        <w:spacing w:before="0" w:after="0" w:line="180" w:lineRule="auto"/>
                        <w:jc w:val="center"/>
                        <w:rPr>
                          <w:lang w:val="en-GB"/>
                        </w:rPr>
                      </w:pPr>
                      <w:r>
                        <w:rPr>
                          <w:lang w:val="en-GB"/>
                        </w:rPr>
                        <w:t>Developer engineer</w:t>
                      </w:r>
                    </w:p>
                  </w:txbxContent>
                </v:textbox>
                <w10:wrap type="square" anchorx="margin" anchory="page"/>
              </v:shape>
            </w:pict>
          </mc:Fallback>
        </mc:AlternateContent>
      </w:r>
      <w:r>
        <w:rPr>
          <w:noProof/>
          <w:lang w:eastAsia="fr-FR"/>
        </w:rPr>
        <mc:AlternateContent>
          <mc:Choice Requires="wps">
            <w:drawing>
              <wp:anchor distT="45720" distB="45720" distL="114300" distR="114300" simplePos="0" relativeHeight="251657216" behindDoc="0" locked="0" layoutInCell="1" allowOverlap="1" wp14:anchorId="4D21FE4C" wp14:editId="28178855">
                <wp:simplePos x="0" y="0"/>
                <wp:positionH relativeFrom="margin">
                  <wp:align>right</wp:align>
                </wp:positionH>
                <wp:positionV relativeFrom="paragraph">
                  <wp:posOffset>179705</wp:posOffset>
                </wp:positionV>
                <wp:extent cx="1578610" cy="1794510"/>
                <wp:effectExtent l="0" t="0" r="21590" b="15240"/>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8610" cy="1794510"/>
                        </a:xfrm>
                        <a:prstGeom prst="rect">
                          <a:avLst/>
                        </a:prstGeom>
                        <a:solidFill>
                          <a:srgbClr val="FFFFFF"/>
                        </a:solidFill>
                        <a:ln w="9525">
                          <a:solidFill>
                            <a:srgbClr val="000000"/>
                          </a:solidFill>
                          <a:miter lim="800000"/>
                          <a:headEnd/>
                          <a:tailEnd/>
                        </a:ln>
                      </wps:spPr>
                      <wps:txbx>
                        <w:txbxContent>
                          <w:p w14:paraId="1A7B19CF" w14:textId="391D288C" w:rsidR="009B1192" w:rsidRDefault="009B1192" w:rsidP="00B92BDB">
                            <w:pPr>
                              <w:spacing w:before="0" w:after="0" w:line="180" w:lineRule="auto"/>
                              <w:jc w:val="center"/>
                              <w:rPr>
                                <w:lang w:val="en-GB"/>
                              </w:rPr>
                            </w:pPr>
                            <w:r>
                              <w:rPr>
                                <w:noProof/>
                                <w:lang w:eastAsia="fr-FR"/>
                              </w:rPr>
                              <w:drawing>
                                <wp:inline distT="0" distB="0" distL="0" distR="0" wp14:anchorId="175106B5" wp14:editId="0CDDEEC1">
                                  <wp:extent cx="1385570" cy="1385570"/>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85570" cy="1385570"/>
                                          </a:xfrm>
                                          <a:prstGeom prst="rect">
                                            <a:avLst/>
                                          </a:prstGeom>
                                          <a:noFill/>
                                          <a:ln>
                                            <a:noFill/>
                                          </a:ln>
                                        </pic:spPr>
                                      </pic:pic>
                                    </a:graphicData>
                                  </a:graphic>
                                </wp:inline>
                              </w:drawing>
                            </w:r>
                          </w:p>
                          <w:p w14:paraId="7F99DBAF" w14:textId="77777777" w:rsidR="009B1192" w:rsidRDefault="009B1192" w:rsidP="00B92BDB">
                            <w:pPr>
                              <w:spacing w:before="0" w:after="0" w:line="180" w:lineRule="auto"/>
                              <w:jc w:val="center"/>
                              <w:rPr>
                                <w:lang w:val="es-CL"/>
                              </w:rPr>
                            </w:pPr>
                            <w:r>
                              <w:rPr>
                                <w:lang w:val="es-CL"/>
                              </w:rPr>
                              <w:t>Alicia Laura Poblete</w:t>
                            </w:r>
                          </w:p>
                          <w:p w14:paraId="4C8DBF56" w14:textId="77777777" w:rsidR="009B1192" w:rsidRDefault="009B1192" w:rsidP="00B92BDB">
                            <w:pPr>
                              <w:spacing w:before="0" w:after="0" w:line="180" w:lineRule="auto"/>
                              <w:jc w:val="center"/>
                              <w:rPr>
                                <w:lang w:val="es-CL"/>
                              </w:rPr>
                            </w:pPr>
                            <w:r>
                              <w:rPr>
                                <w:lang w:val="es-CL"/>
                              </w:rPr>
                              <w:t>Co-founder</w:t>
                            </w:r>
                          </w:p>
                          <w:p w14:paraId="74F21C55" w14:textId="77777777" w:rsidR="009B1192" w:rsidRDefault="009B1192" w:rsidP="00B92BDB">
                            <w:pPr>
                              <w:spacing w:before="0" w:after="0" w:line="180" w:lineRule="auto"/>
                              <w:jc w:val="center"/>
                              <w:rPr>
                                <w:lang w:val="es-CL"/>
                              </w:rPr>
                            </w:pPr>
                            <w:r>
                              <w:rPr>
                                <w:lang w:val="es-CL"/>
                              </w:rPr>
                              <w:t>Financial Director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1FE4C" id="Text Box 47" o:spid="_x0000_s1029" type="#_x0000_t202" style="position:absolute;margin-left:73.1pt;margin-top:14.15pt;width:124.3pt;height:141.3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">
                <v:textbox>
                  <w:txbxContent>
                    <w:p w14:paraId="1A7B19CF" w14:textId="391D288C" w:rsidR="009B1192" w:rsidRDefault="009B1192" w:rsidP="00B92BDB">
                      <w:pPr>
                        <w:spacing w:before="0" w:after="0" w:line="180" w:lineRule="auto"/>
                        <w:jc w:val="center"/>
                        <w:rPr>
                          <w:lang w:val="en-GB"/>
                        </w:rPr>
                      </w:pPr>
                      <w:r>
                        <w:rPr>
                          <w:noProof/>
                          <w:lang w:eastAsia="fr-FR"/>
                        </w:rPr>
                        <w:drawing>
                          <wp:inline distT="0" distB="0" distL="0" distR="0" wp14:anchorId="175106B5" wp14:editId="0CDDEEC1">
                            <wp:extent cx="1385570" cy="1385570"/>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85570" cy="1385570"/>
                                    </a:xfrm>
                                    <a:prstGeom prst="rect">
                                      <a:avLst/>
                                    </a:prstGeom>
                                    <a:noFill/>
                                    <a:ln>
                                      <a:noFill/>
                                    </a:ln>
                                  </pic:spPr>
                                </pic:pic>
                              </a:graphicData>
                            </a:graphic>
                          </wp:inline>
                        </w:drawing>
                      </w:r>
                    </w:p>
                    <w:p w14:paraId="7F99DBAF" w14:textId="77777777" w:rsidR="009B1192" w:rsidRDefault="009B1192" w:rsidP="00B92BDB">
                      <w:pPr>
                        <w:spacing w:before="0" w:after="0" w:line="180" w:lineRule="auto"/>
                        <w:jc w:val="center"/>
                        <w:rPr>
                          <w:lang w:val="es-CL"/>
                        </w:rPr>
                      </w:pPr>
                      <w:r>
                        <w:rPr>
                          <w:lang w:val="es-CL"/>
                        </w:rPr>
                        <w:t>Alicia Laura Poblete</w:t>
                      </w:r>
                    </w:p>
                    <w:p w14:paraId="4C8DBF56" w14:textId="77777777" w:rsidR="009B1192" w:rsidRDefault="009B1192" w:rsidP="00B92BDB">
                      <w:pPr>
                        <w:spacing w:before="0" w:after="0" w:line="180" w:lineRule="auto"/>
                        <w:jc w:val="center"/>
                        <w:rPr>
                          <w:lang w:val="es-CL"/>
                        </w:rPr>
                      </w:pPr>
                      <w:r>
                        <w:rPr>
                          <w:lang w:val="es-CL"/>
                        </w:rPr>
                        <w:t>Co-founder</w:t>
                      </w:r>
                    </w:p>
                    <w:p w14:paraId="74F21C55" w14:textId="77777777" w:rsidR="009B1192" w:rsidRDefault="009B1192" w:rsidP="00B92BDB">
                      <w:pPr>
                        <w:spacing w:before="0" w:after="0" w:line="180" w:lineRule="auto"/>
                        <w:jc w:val="center"/>
                        <w:rPr>
                          <w:lang w:val="es-CL"/>
                        </w:rPr>
                      </w:pPr>
                      <w:r>
                        <w:rPr>
                          <w:lang w:val="es-CL"/>
                        </w:rPr>
                        <w:t>Financial Director</w:t>
                      </w:r>
                    </w:p>
                  </w:txbxContent>
                </v:textbox>
                <w10:wrap type="square" anchorx="margin"/>
              </v:shape>
            </w:pict>
          </mc:Fallback>
        </mc:AlternateContent>
      </w:r>
      <w:r>
        <w:rPr>
          <w:noProof/>
          <w:lang w:eastAsia="fr-FR"/>
        </w:rPr>
        <mc:AlternateContent>
          <mc:Choice Requires="wps">
            <w:drawing>
              <wp:anchor distT="0" distB="0" distL="114300" distR="114300" simplePos="0" relativeHeight="251656192" behindDoc="0" locked="0" layoutInCell="1" allowOverlap="1" wp14:anchorId="2C258BD8" wp14:editId="2B112B17">
                <wp:simplePos x="0" y="0"/>
                <wp:positionH relativeFrom="margin">
                  <wp:align>center</wp:align>
                </wp:positionH>
                <wp:positionV relativeFrom="paragraph">
                  <wp:posOffset>168910</wp:posOffset>
                </wp:positionV>
                <wp:extent cx="1568450" cy="1805940"/>
                <wp:effectExtent l="0" t="0" r="12700" b="22860"/>
                <wp:wrapNone/>
                <wp:docPr id="43" name="Text Box 43"/>
                <wp:cNvGraphicFramePr/>
                <a:graphic xmlns:a="http://schemas.openxmlformats.org/drawingml/2006/main">
                  <a:graphicData uri="http://schemas.microsoft.com/office/word/2010/wordprocessingShape">
                    <wps:wsp>
                      <wps:cNvSpPr txBox="1"/>
                      <wps:spPr>
                        <a:xfrm>
                          <a:off x="0" y="0"/>
                          <a:ext cx="1568450" cy="1805940"/>
                        </a:xfrm>
                        <a:prstGeom prst="rect">
                          <a:avLst/>
                        </a:prstGeom>
                        <a:solidFill>
                          <a:schemeClr val="lt1"/>
                        </a:solidFill>
                        <a:ln w="6350">
                          <a:solidFill>
                            <a:prstClr val="black"/>
                          </a:solidFill>
                        </a:ln>
                      </wps:spPr>
                      <wps:txbx>
                        <w:txbxContent>
                          <w:p w14:paraId="105F99E0" w14:textId="59D3365D" w:rsidR="009B1192" w:rsidRDefault="009B1192" w:rsidP="00B92BDB">
                            <w:pPr>
                              <w:spacing w:before="0" w:after="0" w:line="240" w:lineRule="auto"/>
                            </w:pPr>
                            <w:r>
                              <w:rPr>
                                <w:noProof/>
                                <w:lang w:eastAsia="fr-FR"/>
                              </w:rPr>
                              <w:drawing>
                                <wp:inline distT="0" distB="0" distL="0" distR="0" wp14:anchorId="38898FD4" wp14:editId="0B4009B4">
                                  <wp:extent cx="1357630" cy="1357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357630" cy="1357630"/>
                                          </a:xfrm>
                                          <a:prstGeom prst="rect">
                                            <a:avLst/>
                                          </a:prstGeom>
                                          <a:noFill/>
                                          <a:ln>
                                            <a:noFill/>
                                          </a:ln>
                                        </pic:spPr>
                                      </pic:pic>
                                    </a:graphicData>
                                  </a:graphic>
                                </wp:inline>
                              </w:drawing>
                            </w:r>
                          </w:p>
                          <w:p w14:paraId="3E9EE265" w14:textId="77777777" w:rsidR="009B1192" w:rsidRDefault="009B1192" w:rsidP="00B92BDB">
                            <w:pPr>
                              <w:spacing w:before="0" w:after="0" w:line="180" w:lineRule="auto"/>
                              <w:jc w:val="center"/>
                              <w:rPr>
                                <w:lang w:val="en-GB"/>
                              </w:rPr>
                            </w:pPr>
                            <w:r>
                              <w:rPr>
                                <w:lang w:val="en-GB"/>
                              </w:rPr>
                              <w:t>Philippe Aubessard</w:t>
                            </w:r>
                          </w:p>
                          <w:p w14:paraId="7060031F" w14:textId="77777777" w:rsidR="009B1192" w:rsidRDefault="009B1192" w:rsidP="00B92BDB">
                            <w:pPr>
                              <w:spacing w:before="0" w:after="0" w:line="180" w:lineRule="auto"/>
                              <w:jc w:val="center"/>
                              <w:rPr>
                                <w:lang w:val="en-GB"/>
                              </w:rPr>
                            </w:pPr>
                            <w:r>
                              <w:rPr>
                                <w:lang w:val="en-GB"/>
                              </w:rPr>
                              <w:t>CTO – Co-founder</w:t>
                            </w:r>
                          </w:p>
                          <w:p w14:paraId="2E64B293" w14:textId="77777777" w:rsidR="009B1192" w:rsidRDefault="009B1192" w:rsidP="00B92BDB">
                            <w:pPr>
                              <w:spacing w:before="0" w:after="0" w:line="180" w:lineRule="auto"/>
                              <w:jc w:val="center"/>
                              <w:rPr>
                                <w:lang w:val="en-GB"/>
                              </w:rPr>
                            </w:pPr>
                            <w:r>
                              <w:rPr>
                                <w:lang w:val="en-GB"/>
                              </w:rPr>
                              <w:t>Developer engineer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58BD8" id="Text Box 43" o:spid="_x0000_s1030" type="#_x0000_t202" style="position:absolute;margin-left:0;margin-top:13.3pt;width:123.5pt;height:142.2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" fillcolor="white [3201]" strokeweight=".5pt">
                <v:textbox>
                  <w:txbxContent>
                    <w:p w14:paraId="105F99E0" w14:textId="59D3365D" w:rsidR="009B1192" w:rsidRDefault="009B1192" w:rsidP="00B92BDB">
                      <w:pPr>
                        <w:spacing w:before="0" w:after="0" w:line="240" w:lineRule="auto"/>
                      </w:pPr>
                      <w:r>
                        <w:rPr>
                          <w:noProof/>
                          <w:lang w:eastAsia="fr-FR"/>
                        </w:rPr>
                        <w:drawing>
                          <wp:inline distT="0" distB="0" distL="0" distR="0" wp14:anchorId="38898FD4" wp14:editId="0B4009B4">
                            <wp:extent cx="1357630" cy="1357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357630" cy="1357630"/>
                                    </a:xfrm>
                                    <a:prstGeom prst="rect">
                                      <a:avLst/>
                                    </a:prstGeom>
                                    <a:noFill/>
                                    <a:ln>
                                      <a:noFill/>
                                    </a:ln>
                                  </pic:spPr>
                                </pic:pic>
                              </a:graphicData>
                            </a:graphic>
                          </wp:inline>
                        </w:drawing>
                      </w:r>
                    </w:p>
                    <w:p w14:paraId="3E9EE265" w14:textId="77777777" w:rsidR="009B1192" w:rsidRDefault="009B1192" w:rsidP="00B92BDB">
                      <w:pPr>
                        <w:spacing w:before="0" w:after="0" w:line="180" w:lineRule="auto"/>
                        <w:jc w:val="center"/>
                        <w:rPr>
                          <w:lang w:val="en-GB"/>
                        </w:rPr>
                      </w:pPr>
                      <w:r>
                        <w:rPr>
                          <w:lang w:val="en-GB"/>
                        </w:rPr>
                        <w:t>Philippe Aubessard</w:t>
                      </w:r>
                    </w:p>
                    <w:p w14:paraId="7060031F" w14:textId="77777777" w:rsidR="009B1192" w:rsidRDefault="009B1192" w:rsidP="00B92BDB">
                      <w:pPr>
                        <w:spacing w:before="0" w:after="0" w:line="180" w:lineRule="auto"/>
                        <w:jc w:val="center"/>
                        <w:rPr>
                          <w:lang w:val="en-GB"/>
                        </w:rPr>
                      </w:pPr>
                      <w:r>
                        <w:rPr>
                          <w:lang w:val="en-GB"/>
                        </w:rPr>
                        <w:t>CTO – Co-founder</w:t>
                      </w:r>
                    </w:p>
                    <w:p w14:paraId="2E64B293" w14:textId="77777777" w:rsidR="009B1192" w:rsidRDefault="009B1192" w:rsidP="00B92BDB">
                      <w:pPr>
                        <w:spacing w:before="0" w:after="0" w:line="180" w:lineRule="auto"/>
                        <w:jc w:val="center"/>
                        <w:rPr>
                          <w:lang w:val="en-GB"/>
                        </w:rPr>
                      </w:pPr>
                      <w:r>
                        <w:rPr>
                          <w:lang w:val="en-GB"/>
                        </w:rPr>
                        <w:t>Developer engineer</w:t>
                      </w:r>
                    </w:p>
                  </w:txbxContent>
                </v:textbox>
                <w10:wrap anchorx="margin"/>
              </v:shape>
            </w:pict>
          </mc:Fallback>
        </mc:AlternateContent>
      </w:r>
    </w:p>
    <w:p w14:paraId="173994CE" w14:textId="77777777" w:rsidR="00B92BDB" w:rsidRDefault="00B92BDB" w:rsidP="00B92BDB">
      <w:pPr>
        <w:rPr>
          <w:rFonts w:ascii="Arial" w:hAnsi="Arial" w:cs="Arial"/>
          <w:sz w:val="24"/>
          <w:szCs w:val="24"/>
        </w:rPr>
      </w:pPr>
    </w:p>
    <w:p w14:paraId="170E733D" w14:textId="77777777" w:rsidR="00B92BDB" w:rsidRDefault="00B92BDB" w:rsidP="00B92BDB">
      <w:pPr>
        <w:rPr>
          <w:rFonts w:ascii="Arial" w:hAnsi="Arial" w:cs="Arial"/>
          <w:sz w:val="24"/>
          <w:szCs w:val="24"/>
        </w:rPr>
      </w:pPr>
    </w:p>
    <w:p w14:paraId="20679AD1" w14:textId="77777777" w:rsidR="00B92BDB" w:rsidRDefault="00B92BDB" w:rsidP="00B92BDB">
      <w:pPr>
        <w:rPr>
          <w:rFonts w:ascii="Arial" w:hAnsi="Arial" w:cs="Arial"/>
          <w:sz w:val="24"/>
          <w:szCs w:val="24"/>
        </w:rPr>
      </w:pPr>
    </w:p>
    <w:p w14:paraId="41AB0B7C" w14:textId="77777777" w:rsidR="00B92BDB" w:rsidRDefault="00B92BDB" w:rsidP="00B92BDB">
      <w:pPr>
        <w:rPr>
          <w:rFonts w:ascii="Arial" w:hAnsi="Arial" w:cs="Arial"/>
          <w:sz w:val="24"/>
          <w:szCs w:val="24"/>
        </w:rPr>
      </w:pPr>
    </w:p>
    <w:p w14:paraId="59E4596E" w14:textId="77777777" w:rsidR="00B92BDB" w:rsidRDefault="00B92BDB" w:rsidP="00B92BDB">
      <w:pPr>
        <w:rPr>
          <w:rFonts w:ascii="Arial" w:hAnsi="Arial" w:cs="Arial"/>
          <w:sz w:val="24"/>
          <w:szCs w:val="24"/>
        </w:rPr>
      </w:pPr>
    </w:p>
    <w:p w14:paraId="2847B272" w14:textId="7F43D89E" w:rsidR="00B92BDB" w:rsidRDefault="00B92BDB" w:rsidP="00B92BDB">
      <w:pPr>
        <w:rPr>
          <w:rFonts w:ascii="Arial" w:hAnsi="Arial" w:cs="Arial"/>
          <w:sz w:val="24"/>
          <w:szCs w:val="24"/>
        </w:rPr>
      </w:pPr>
      <w:r>
        <w:rPr>
          <w:noProof/>
          <w:lang w:eastAsia="fr-FR"/>
        </w:rPr>
        <mc:AlternateContent>
          <mc:Choice Requires="wps">
            <w:drawing>
              <wp:anchor distT="45720" distB="45720" distL="114300" distR="114300" simplePos="0" relativeHeight="251660288" behindDoc="0" locked="0" layoutInCell="1" allowOverlap="1" wp14:anchorId="377295F7" wp14:editId="2D72EB8B">
                <wp:simplePos x="0" y="0"/>
                <wp:positionH relativeFrom="margin">
                  <wp:align>right</wp:align>
                </wp:positionH>
                <wp:positionV relativeFrom="paragraph">
                  <wp:posOffset>36195</wp:posOffset>
                </wp:positionV>
                <wp:extent cx="1566000" cy="1782000"/>
                <wp:effectExtent l="0" t="0" r="15240" b="2794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6000" cy="1782000"/>
                        </a:xfrm>
                        <a:prstGeom prst="rect">
                          <a:avLst/>
                        </a:prstGeom>
                        <a:solidFill>
                          <a:srgbClr val="FFFFFF"/>
                        </a:solidFill>
                        <a:ln w="9525">
                          <a:solidFill>
                            <a:srgbClr val="000000"/>
                          </a:solidFill>
                          <a:miter lim="800000"/>
                          <a:headEnd/>
                          <a:tailEnd/>
                        </a:ln>
                      </wps:spPr>
                      <wps:txbx>
                        <w:txbxContent>
                          <w:p w14:paraId="1663F10D" w14:textId="2D417EB3" w:rsidR="009B1192" w:rsidRDefault="009B1192" w:rsidP="00B92BDB">
                            <w:pPr>
                              <w:spacing w:before="0" w:after="0" w:line="180" w:lineRule="auto"/>
                              <w:jc w:val="center"/>
                              <w:rPr>
                                <w:noProof/>
                                <w:lang w:eastAsia="fr-FR"/>
                              </w:rPr>
                            </w:pPr>
                            <w:r>
                              <w:rPr>
                                <w:noProof/>
                                <w:lang w:eastAsia="fr-FR"/>
                              </w:rPr>
                              <w:drawing>
                                <wp:inline distT="0" distB="0" distL="0" distR="0" wp14:anchorId="358DA79D" wp14:editId="77E1D1FB">
                                  <wp:extent cx="1374140" cy="1317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4140" cy="1317625"/>
                                          </a:xfrm>
                                          <a:prstGeom prst="rect">
                                            <a:avLst/>
                                          </a:prstGeom>
                                          <a:noFill/>
                                          <a:ln>
                                            <a:noFill/>
                                          </a:ln>
                                        </pic:spPr>
                                      </pic:pic>
                                    </a:graphicData>
                                  </a:graphic>
                                </wp:inline>
                              </w:drawing>
                            </w:r>
                          </w:p>
                          <w:p w14:paraId="13235059" w14:textId="77777777" w:rsidR="009B1192" w:rsidRDefault="009B1192" w:rsidP="00B92BDB">
                            <w:pPr>
                              <w:spacing w:before="0" w:after="0" w:line="180" w:lineRule="auto"/>
                              <w:jc w:val="center"/>
                              <w:rPr>
                                <w:noProof/>
                                <w:lang w:eastAsia="fr-FR"/>
                              </w:rPr>
                            </w:pPr>
                            <w:r>
                              <w:rPr>
                                <w:noProof/>
                                <w:lang w:eastAsia="fr-FR"/>
                              </w:rPr>
                              <w:t>Rafael Romero Carmona</w:t>
                            </w:r>
                          </w:p>
                          <w:p w14:paraId="4CCE2AE4" w14:textId="77777777" w:rsidR="009B1192" w:rsidRDefault="009B1192" w:rsidP="00B92BDB">
                            <w:pPr>
                              <w:spacing w:before="0" w:after="0" w:line="180" w:lineRule="auto"/>
                              <w:jc w:val="center"/>
                              <w:rPr>
                                <w:noProof/>
                                <w:lang w:eastAsia="fr-FR"/>
                              </w:rPr>
                            </w:pPr>
                            <w:r>
                              <w:rPr>
                                <w:noProof/>
                                <w:lang w:eastAsia="fr-FR"/>
                              </w:rPr>
                              <w:t>DevOps Engineer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295F7" id="Text Box 48" o:spid="_x0000_s1031" type="#_x0000_t202" style="position:absolute;margin-left:72.1pt;margin-top:2.85pt;width:123.3pt;height:140.3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">
                <v:textbox>
                  <w:txbxContent>
                    <w:p w14:paraId="1663F10D" w14:textId="2D417EB3" w:rsidR="009B1192" w:rsidRDefault="009B1192" w:rsidP="00B92BDB">
                      <w:pPr>
                        <w:spacing w:before="0" w:after="0" w:line="180" w:lineRule="auto"/>
                        <w:jc w:val="center"/>
                        <w:rPr>
                          <w:noProof/>
                          <w:lang w:eastAsia="fr-FR"/>
                        </w:rPr>
                      </w:pPr>
                      <w:r>
                        <w:rPr>
                          <w:noProof/>
                          <w:lang w:eastAsia="fr-FR"/>
                        </w:rPr>
                        <w:drawing>
                          <wp:inline distT="0" distB="0" distL="0" distR="0" wp14:anchorId="358DA79D" wp14:editId="77E1D1FB">
                            <wp:extent cx="1374140" cy="1317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4140" cy="1317625"/>
                                    </a:xfrm>
                                    <a:prstGeom prst="rect">
                                      <a:avLst/>
                                    </a:prstGeom>
                                    <a:noFill/>
                                    <a:ln>
                                      <a:noFill/>
                                    </a:ln>
                                  </pic:spPr>
                                </pic:pic>
                              </a:graphicData>
                            </a:graphic>
                          </wp:inline>
                        </w:drawing>
                      </w:r>
                    </w:p>
                    <w:p w14:paraId="13235059" w14:textId="77777777" w:rsidR="009B1192" w:rsidRDefault="009B1192" w:rsidP="00B92BDB">
                      <w:pPr>
                        <w:spacing w:before="0" w:after="0" w:line="180" w:lineRule="auto"/>
                        <w:jc w:val="center"/>
                        <w:rPr>
                          <w:noProof/>
                          <w:lang w:eastAsia="fr-FR"/>
                        </w:rPr>
                      </w:pPr>
                      <w:r>
                        <w:rPr>
                          <w:noProof/>
                          <w:lang w:eastAsia="fr-FR"/>
                        </w:rPr>
                        <w:t>Rafael Romero Carmona</w:t>
                      </w:r>
                    </w:p>
                    <w:p w14:paraId="4CCE2AE4" w14:textId="77777777" w:rsidR="009B1192" w:rsidRDefault="009B1192" w:rsidP="00B92BDB">
                      <w:pPr>
                        <w:spacing w:before="0" w:after="0" w:line="180" w:lineRule="auto"/>
                        <w:jc w:val="center"/>
                        <w:rPr>
                          <w:noProof/>
                          <w:lang w:eastAsia="fr-FR"/>
                        </w:rPr>
                      </w:pPr>
                      <w:r>
                        <w:rPr>
                          <w:noProof/>
                          <w:lang w:eastAsia="fr-FR"/>
                        </w:rPr>
                        <w:t>DevOps Engineer</w:t>
                      </w:r>
                    </w:p>
                  </w:txbxContent>
                </v:textbox>
                <w10:wrap type="square" anchorx="margin"/>
              </v:shape>
            </w:pict>
          </mc:Fallback>
        </mc:AlternateContent>
      </w:r>
      <w:r>
        <w:rPr>
          <w:noProof/>
          <w:lang w:eastAsia="fr-FR"/>
        </w:rPr>
        <mc:AlternateContent>
          <mc:Choice Requires="wps">
            <w:drawing>
              <wp:anchor distT="45720" distB="45720" distL="114300" distR="114300" simplePos="0" relativeHeight="251659264" behindDoc="0" locked="0" layoutInCell="1" allowOverlap="1" wp14:anchorId="41EFFCEC" wp14:editId="43429D22">
                <wp:simplePos x="0" y="0"/>
                <wp:positionH relativeFrom="margin">
                  <wp:align>center</wp:align>
                </wp:positionH>
                <wp:positionV relativeFrom="paragraph">
                  <wp:posOffset>47625</wp:posOffset>
                </wp:positionV>
                <wp:extent cx="1566000" cy="1782000"/>
                <wp:effectExtent l="0" t="0" r="15240" b="27940"/>
                <wp:wrapSquare wrapText="bothSides"/>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6000" cy="1782000"/>
                        </a:xfrm>
                        <a:prstGeom prst="rect">
                          <a:avLst/>
                        </a:prstGeom>
                        <a:solidFill>
                          <a:srgbClr val="FFFFFF"/>
                        </a:solidFill>
                        <a:ln w="9525">
                          <a:solidFill>
                            <a:srgbClr val="000000"/>
                          </a:solidFill>
                          <a:miter lim="800000"/>
                          <a:headEnd/>
                          <a:tailEnd/>
                        </a:ln>
                      </wps:spPr>
                      <wps:txbx>
                        <w:txbxContent>
                          <w:p w14:paraId="43F1E2E0" w14:textId="6C7BA855" w:rsidR="009B1192" w:rsidRDefault="009B1192" w:rsidP="00B92BDB">
                            <w:pPr>
                              <w:spacing w:before="0" w:after="0" w:line="180" w:lineRule="auto"/>
                              <w:jc w:val="center"/>
                              <w:rPr>
                                <w:noProof/>
                                <w:lang w:eastAsia="fr-FR"/>
                              </w:rPr>
                            </w:pPr>
                            <w:r>
                              <w:rPr>
                                <w:noProof/>
                                <w:lang w:eastAsia="fr-FR"/>
                              </w:rPr>
                              <w:drawing>
                                <wp:inline distT="0" distB="0" distL="0" distR="0" wp14:anchorId="4FDBF279" wp14:editId="7A83869B">
                                  <wp:extent cx="1342800" cy="134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342800" cy="1342800"/>
                                          </a:xfrm>
                                          <a:prstGeom prst="rect">
                                            <a:avLst/>
                                          </a:prstGeom>
                                          <a:noFill/>
                                          <a:ln>
                                            <a:noFill/>
                                          </a:ln>
                                        </pic:spPr>
                                      </pic:pic>
                                    </a:graphicData>
                                  </a:graphic>
                                </wp:inline>
                              </w:drawing>
                            </w:r>
                          </w:p>
                          <w:p w14:paraId="319979D3" w14:textId="77777777" w:rsidR="009B1192" w:rsidRDefault="009B1192" w:rsidP="00B92BDB">
                            <w:pPr>
                              <w:spacing w:before="0" w:after="0" w:line="180" w:lineRule="auto"/>
                              <w:jc w:val="center"/>
                              <w:rPr>
                                <w:noProof/>
                                <w:lang w:eastAsia="fr-FR"/>
                              </w:rPr>
                            </w:pPr>
                            <w:r>
                              <w:rPr>
                                <w:noProof/>
                                <w:lang w:eastAsia="fr-FR"/>
                              </w:rPr>
                              <w:t>Renaud Desportes</w:t>
                            </w:r>
                          </w:p>
                          <w:p w14:paraId="67E3744F" w14:textId="77777777" w:rsidR="009B1192" w:rsidRDefault="009B1192" w:rsidP="00B92BDB">
                            <w:pPr>
                              <w:spacing w:before="0" w:after="0" w:line="180" w:lineRule="auto"/>
                              <w:jc w:val="center"/>
                              <w:rPr>
                                <w:noProof/>
                                <w:lang w:eastAsia="fr-FR"/>
                              </w:rPr>
                            </w:pPr>
                            <w:r>
                              <w:rPr>
                                <w:noProof/>
                                <w:lang w:eastAsia="fr-FR"/>
                              </w:rPr>
                              <w:t>Business development Executive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FFCEC" id="Text Box 46" o:spid="_x0000_s1032" type="#_x0000_t202" style="position:absolute;margin-left:0;margin-top:3.75pt;width:123.3pt;height:140.3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">
                <v:textbox>
                  <w:txbxContent>
                    <w:p w14:paraId="43F1E2E0" w14:textId="6C7BA855" w:rsidR="009B1192" w:rsidRDefault="009B1192" w:rsidP="00B92BDB">
                      <w:pPr>
                        <w:spacing w:before="0" w:after="0" w:line="180" w:lineRule="auto"/>
                        <w:jc w:val="center"/>
                        <w:rPr>
                          <w:noProof/>
                          <w:lang w:eastAsia="fr-FR"/>
                        </w:rPr>
                      </w:pPr>
                      <w:r>
                        <w:rPr>
                          <w:noProof/>
                          <w:lang w:eastAsia="fr-FR"/>
                        </w:rPr>
                        <w:drawing>
                          <wp:inline distT="0" distB="0" distL="0" distR="0" wp14:anchorId="4FDBF279" wp14:editId="7A83869B">
                            <wp:extent cx="1342800" cy="134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342800" cy="1342800"/>
                                    </a:xfrm>
                                    <a:prstGeom prst="rect">
                                      <a:avLst/>
                                    </a:prstGeom>
                                    <a:noFill/>
                                    <a:ln>
                                      <a:noFill/>
                                    </a:ln>
                                  </pic:spPr>
                                </pic:pic>
                              </a:graphicData>
                            </a:graphic>
                          </wp:inline>
                        </w:drawing>
                      </w:r>
                    </w:p>
                    <w:p w14:paraId="319979D3" w14:textId="77777777" w:rsidR="009B1192" w:rsidRDefault="009B1192" w:rsidP="00B92BDB">
                      <w:pPr>
                        <w:spacing w:before="0" w:after="0" w:line="180" w:lineRule="auto"/>
                        <w:jc w:val="center"/>
                        <w:rPr>
                          <w:noProof/>
                          <w:lang w:eastAsia="fr-FR"/>
                        </w:rPr>
                      </w:pPr>
                      <w:r>
                        <w:rPr>
                          <w:noProof/>
                          <w:lang w:eastAsia="fr-FR"/>
                        </w:rPr>
                        <w:t>Renaud Desportes</w:t>
                      </w:r>
                    </w:p>
                    <w:p w14:paraId="67E3744F" w14:textId="77777777" w:rsidR="009B1192" w:rsidRDefault="009B1192" w:rsidP="00B92BDB">
                      <w:pPr>
                        <w:spacing w:before="0" w:after="0" w:line="180" w:lineRule="auto"/>
                        <w:jc w:val="center"/>
                        <w:rPr>
                          <w:noProof/>
                          <w:lang w:eastAsia="fr-FR"/>
                        </w:rPr>
                      </w:pPr>
                      <w:r>
                        <w:rPr>
                          <w:noProof/>
                          <w:lang w:eastAsia="fr-FR"/>
                        </w:rPr>
                        <w:t>Business development Executive</w:t>
                      </w:r>
                    </w:p>
                  </w:txbxContent>
                </v:textbox>
                <w10:wrap type="square" anchorx="margin"/>
              </v:shape>
            </w:pict>
          </mc:Fallback>
        </mc:AlternateContent>
      </w:r>
      <w:r>
        <w:rPr>
          <w:noProof/>
          <w:lang w:eastAsia="fr-FR"/>
        </w:rPr>
        <mc:AlternateContent>
          <mc:Choice Requires="wps">
            <w:drawing>
              <wp:anchor distT="45720" distB="45720" distL="114300" distR="114300" simplePos="0" relativeHeight="251658240" behindDoc="0" locked="0" layoutInCell="1" allowOverlap="1" wp14:anchorId="2EC6BB8F" wp14:editId="256AAF2A">
                <wp:simplePos x="0" y="0"/>
                <wp:positionH relativeFrom="margin">
                  <wp:align>left</wp:align>
                </wp:positionH>
                <wp:positionV relativeFrom="paragraph">
                  <wp:posOffset>36195</wp:posOffset>
                </wp:positionV>
                <wp:extent cx="1561465" cy="1794510"/>
                <wp:effectExtent l="0" t="0" r="19685" b="15240"/>
                <wp:wrapSquare wrapText="bothSides"/>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1465" cy="1794510"/>
                        </a:xfrm>
                        <a:prstGeom prst="rect">
                          <a:avLst/>
                        </a:prstGeom>
                        <a:solidFill>
                          <a:srgbClr val="FFFFFF"/>
                        </a:solidFill>
                        <a:ln w="9525">
                          <a:solidFill>
                            <a:srgbClr val="000000"/>
                          </a:solidFill>
                          <a:miter lim="800000"/>
                          <a:headEnd/>
                          <a:tailEnd/>
                        </a:ln>
                      </wps:spPr>
                      <wps:txbx>
                        <w:txbxContent>
                          <w:p w14:paraId="5E235183" w14:textId="6D3555DD" w:rsidR="009B1192" w:rsidRDefault="009B1192" w:rsidP="00B92BDB">
                            <w:pPr>
                              <w:spacing w:before="0" w:after="0" w:line="180" w:lineRule="auto"/>
                              <w:jc w:val="center"/>
                              <w:rPr>
                                <w:noProof/>
                                <w:lang w:eastAsia="fr-FR"/>
                              </w:rPr>
                            </w:pPr>
                            <w:r>
                              <w:rPr>
                                <w:noProof/>
                                <w:lang w:eastAsia="fr-FR"/>
                              </w:rPr>
                              <w:drawing>
                                <wp:inline distT="0" distB="0" distL="0" distR="0" wp14:anchorId="29452EDB" wp14:editId="552E530F">
                                  <wp:extent cx="1374140" cy="1374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4140" cy="1374140"/>
                                          </a:xfrm>
                                          <a:prstGeom prst="rect">
                                            <a:avLst/>
                                          </a:prstGeom>
                                          <a:noFill/>
                                          <a:ln>
                                            <a:noFill/>
                                          </a:ln>
                                        </pic:spPr>
                                      </pic:pic>
                                    </a:graphicData>
                                  </a:graphic>
                                </wp:inline>
                              </w:drawing>
                            </w:r>
                          </w:p>
                          <w:p w14:paraId="0BFAF326" w14:textId="77777777" w:rsidR="009B1192" w:rsidRDefault="009B1192" w:rsidP="00B92BDB">
                            <w:pPr>
                              <w:spacing w:before="0" w:after="0" w:line="180" w:lineRule="auto"/>
                              <w:jc w:val="center"/>
                              <w:rPr>
                                <w:noProof/>
                                <w:lang w:val="en-GB" w:eastAsia="fr-FR"/>
                              </w:rPr>
                            </w:pPr>
                            <w:r>
                              <w:rPr>
                                <w:noProof/>
                                <w:lang w:val="en-GB" w:eastAsia="fr-FR"/>
                              </w:rPr>
                              <w:t>Nadine Miotti</w:t>
                            </w:r>
                          </w:p>
                          <w:p w14:paraId="354EA324" w14:textId="77777777" w:rsidR="009B1192" w:rsidRDefault="009B1192" w:rsidP="00B92BDB">
                            <w:pPr>
                              <w:spacing w:before="0" w:after="0" w:line="180" w:lineRule="auto"/>
                              <w:jc w:val="center"/>
                              <w:rPr>
                                <w:noProof/>
                                <w:lang w:val="en-GB" w:eastAsia="fr-FR"/>
                              </w:rPr>
                            </w:pPr>
                            <w:r>
                              <w:rPr>
                                <w:noProof/>
                                <w:lang w:val="en-GB" w:eastAsia="fr-FR"/>
                              </w:rPr>
                              <w:t>Co-founder</w:t>
                            </w:r>
                          </w:p>
                          <w:p w14:paraId="24D5679C" w14:textId="77777777" w:rsidR="009B1192" w:rsidRDefault="009B1192" w:rsidP="00B92BDB">
                            <w:pPr>
                              <w:spacing w:before="0" w:after="0" w:line="180" w:lineRule="auto"/>
                              <w:jc w:val="center"/>
                              <w:rPr>
                                <w:noProof/>
                                <w:lang w:val="en-GB" w:eastAsia="fr-FR"/>
                              </w:rPr>
                            </w:pPr>
                            <w:r>
                              <w:rPr>
                                <w:noProof/>
                                <w:lang w:val="en-GB" w:eastAsia="fr-FR"/>
                              </w:rPr>
                              <w:t>Marketing Director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6BB8F" id="Text Box 44" o:spid="_x0000_s1033" type="#_x0000_t202" style="position:absolute;margin-left:0;margin-top:2.85pt;width:122.95pt;height:141.3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">
                <v:textbox>
                  <w:txbxContent>
                    <w:p w14:paraId="5E235183" w14:textId="6D3555DD" w:rsidR="009B1192" w:rsidRDefault="009B1192" w:rsidP="00B92BDB">
                      <w:pPr>
                        <w:spacing w:before="0" w:after="0" w:line="180" w:lineRule="auto"/>
                        <w:jc w:val="center"/>
                        <w:rPr>
                          <w:noProof/>
                          <w:lang w:eastAsia="fr-FR"/>
                        </w:rPr>
                      </w:pPr>
                      <w:r>
                        <w:rPr>
                          <w:noProof/>
                          <w:lang w:eastAsia="fr-FR"/>
                        </w:rPr>
                        <w:drawing>
                          <wp:inline distT="0" distB="0" distL="0" distR="0" wp14:anchorId="29452EDB" wp14:editId="552E530F">
                            <wp:extent cx="1374140" cy="1374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4140" cy="1374140"/>
                                    </a:xfrm>
                                    <a:prstGeom prst="rect">
                                      <a:avLst/>
                                    </a:prstGeom>
                                    <a:noFill/>
                                    <a:ln>
                                      <a:noFill/>
                                    </a:ln>
                                  </pic:spPr>
                                </pic:pic>
                              </a:graphicData>
                            </a:graphic>
                          </wp:inline>
                        </w:drawing>
                      </w:r>
                    </w:p>
                    <w:p w14:paraId="0BFAF326" w14:textId="77777777" w:rsidR="009B1192" w:rsidRDefault="009B1192" w:rsidP="00B92BDB">
                      <w:pPr>
                        <w:spacing w:before="0" w:after="0" w:line="180" w:lineRule="auto"/>
                        <w:jc w:val="center"/>
                        <w:rPr>
                          <w:noProof/>
                          <w:lang w:val="en-GB" w:eastAsia="fr-FR"/>
                        </w:rPr>
                      </w:pPr>
                      <w:r>
                        <w:rPr>
                          <w:noProof/>
                          <w:lang w:val="en-GB" w:eastAsia="fr-FR"/>
                        </w:rPr>
                        <w:t>Nadine Miotti</w:t>
                      </w:r>
                    </w:p>
                    <w:p w14:paraId="354EA324" w14:textId="77777777" w:rsidR="009B1192" w:rsidRDefault="009B1192" w:rsidP="00B92BDB">
                      <w:pPr>
                        <w:spacing w:before="0" w:after="0" w:line="180" w:lineRule="auto"/>
                        <w:jc w:val="center"/>
                        <w:rPr>
                          <w:noProof/>
                          <w:lang w:val="en-GB" w:eastAsia="fr-FR"/>
                        </w:rPr>
                      </w:pPr>
                      <w:r>
                        <w:rPr>
                          <w:noProof/>
                          <w:lang w:val="en-GB" w:eastAsia="fr-FR"/>
                        </w:rPr>
                        <w:t>Co-founder</w:t>
                      </w:r>
                    </w:p>
                    <w:p w14:paraId="24D5679C" w14:textId="77777777" w:rsidR="009B1192" w:rsidRDefault="009B1192" w:rsidP="00B92BDB">
                      <w:pPr>
                        <w:spacing w:before="0" w:after="0" w:line="180" w:lineRule="auto"/>
                        <w:jc w:val="center"/>
                        <w:rPr>
                          <w:noProof/>
                          <w:lang w:val="en-GB" w:eastAsia="fr-FR"/>
                        </w:rPr>
                      </w:pPr>
                      <w:r>
                        <w:rPr>
                          <w:noProof/>
                          <w:lang w:val="en-GB" w:eastAsia="fr-FR"/>
                        </w:rPr>
                        <w:t>Marketing Director</w:t>
                      </w:r>
                    </w:p>
                  </w:txbxContent>
                </v:textbox>
                <w10:wrap type="square" anchorx="margin"/>
              </v:shape>
            </w:pict>
          </mc:Fallback>
        </mc:AlternateContent>
      </w:r>
    </w:p>
    <w:p w14:paraId="61957EF4" w14:textId="77777777" w:rsidR="00B92BDB" w:rsidRDefault="00B92BDB" w:rsidP="00B92BDB"/>
    <w:p w14:paraId="3F3431AE" w14:textId="77777777" w:rsidR="00B92BDB" w:rsidRDefault="00B92BDB" w:rsidP="00B92BDB"/>
    <w:p w14:paraId="5062AE49" w14:textId="77777777" w:rsidR="00B92BDB" w:rsidRDefault="00B92BDB" w:rsidP="00B92BDB"/>
    <w:p w14:paraId="74C50AB2" w14:textId="77777777" w:rsidR="00B92BDB" w:rsidRDefault="00B92BDB" w:rsidP="00B92BDB"/>
    <w:p w14:paraId="4638493F" w14:textId="77777777" w:rsidR="00B92BDB" w:rsidRDefault="00B92BDB" w:rsidP="00B92BDB"/>
    <w:p w14:paraId="785ED604" w14:textId="60426B68" w:rsidR="00B92BDB" w:rsidRDefault="00B92BDB" w:rsidP="00B92BDB">
      <w:r>
        <w:rPr>
          <w:noProof/>
          <w:lang w:eastAsia="fr-FR"/>
        </w:rPr>
        <mc:AlternateContent>
          <mc:Choice Requires="wps">
            <w:drawing>
              <wp:anchor distT="45720" distB="45720" distL="114300" distR="114300" simplePos="0" relativeHeight="251663360" behindDoc="0" locked="0" layoutInCell="1" allowOverlap="1" wp14:anchorId="19161DEA" wp14:editId="2165FA5C">
                <wp:simplePos x="0" y="0"/>
                <wp:positionH relativeFrom="margin">
                  <wp:posOffset>4177030</wp:posOffset>
                </wp:positionH>
                <wp:positionV relativeFrom="paragraph">
                  <wp:posOffset>146685</wp:posOffset>
                </wp:positionV>
                <wp:extent cx="1567180" cy="1748790"/>
                <wp:effectExtent l="0" t="0" r="13970" b="22860"/>
                <wp:wrapSquare wrapText="bothSides"/>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180" cy="1748790"/>
                        </a:xfrm>
                        <a:prstGeom prst="rect">
                          <a:avLst/>
                        </a:prstGeom>
                        <a:solidFill>
                          <a:srgbClr val="FFFFFF"/>
                        </a:solidFill>
                        <a:ln w="9525">
                          <a:solidFill>
                            <a:srgbClr val="000000"/>
                          </a:solidFill>
                          <a:miter lim="800000"/>
                          <a:headEnd/>
                          <a:tailEnd/>
                        </a:ln>
                      </wps:spPr>
                      <wps:txbx>
                        <w:txbxContent>
                          <w:p w14:paraId="11394A77" w14:textId="223FB555" w:rsidR="009B1192" w:rsidRDefault="009B1192" w:rsidP="00B92BDB">
                            <w:pPr>
                              <w:spacing w:before="0" w:after="0" w:line="180" w:lineRule="auto"/>
                              <w:jc w:val="center"/>
                              <w:rPr>
                                <w:lang w:val="en-GB"/>
                              </w:rPr>
                            </w:pPr>
                            <w:r>
                              <w:rPr>
                                <w:noProof/>
                                <w:lang w:eastAsia="fr-FR"/>
                              </w:rPr>
                              <w:drawing>
                                <wp:inline distT="0" distB="0" distL="0" distR="0" wp14:anchorId="2448A045" wp14:editId="136B9BAB">
                                  <wp:extent cx="1374140" cy="1323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4140" cy="1323340"/>
                                          </a:xfrm>
                                          <a:prstGeom prst="rect">
                                            <a:avLst/>
                                          </a:prstGeom>
                                          <a:noFill/>
                                          <a:ln>
                                            <a:noFill/>
                                          </a:ln>
                                        </pic:spPr>
                                      </pic:pic>
                                    </a:graphicData>
                                  </a:graphic>
                                </wp:inline>
                              </w:drawing>
                            </w:r>
                          </w:p>
                          <w:p w14:paraId="5DEA7113" w14:textId="77777777" w:rsidR="009B1192" w:rsidRDefault="009B1192" w:rsidP="00B92BDB">
                            <w:pPr>
                              <w:spacing w:before="0" w:after="0" w:line="180" w:lineRule="auto"/>
                              <w:jc w:val="center"/>
                              <w:rPr>
                                <w:lang w:val="en-GB"/>
                              </w:rPr>
                            </w:pPr>
                            <w:r>
                              <w:rPr>
                                <w:lang w:val="en-GB"/>
                              </w:rPr>
                              <w:t>Victor Chukholskiy</w:t>
                            </w:r>
                          </w:p>
                          <w:p w14:paraId="0600C870" w14:textId="77777777" w:rsidR="009B1192" w:rsidRDefault="009B1192" w:rsidP="00B92BDB">
                            <w:pPr>
                              <w:spacing w:before="0" w:after="0" w:line="180" w:lineRule="auto"/>
                              <w:jc w:val="center"/>
                              <w:rPr>
                                <w:lang w:val="en-GB"/>
                              </w:rPr>
                            </w:pPr>
                            <w:r>
                              <w:rPr>
                                <w:lang w:val="en-GB"/>
                              </w:rPr>
                              <w:t>Blockchain Engineer</w:t>
                            </w:r>
                          </w:p>
                          <w:p w14:paraId="67161EB1" w14:textId="77777777" w:rsidR="009B1192" w:rsidRDefault="009B1192" w:rsidP="00B92BDB">
                            <w:pPr>
                              <w:spacing w:before="0" w:after="0" w:line="180" w:lineRule="auto"/>
                              <w:jc w:val="center"/>
                              <w:rPr>
                                <w:lang w:val="en-GB"/>
                              </w:rPr>
                            </w:pPr>
                            <w:r>
                              <w:rPr>
                                <w:lang w:val="en-GB"/>
                              </w:rPr>
                              <w:t>Smart Contracts Specialist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61DEA" id="Text Box 63" o:spid="_x0000_s1034" type="#_x0000_t202" style="position:absolute;margin-left:328.9pt;margin-top:11.55pt;width:123.4pt;height:137.7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">
                <v:textbox>
                  <w:txbxContent>
                    <w:p w14:paraId="11394A77" w14:textId="223FB555" w:rsidR="009B1192" w:rsidRDefault="009B1192" w:rsidP="00B92BDB">
                      <w:pPr>
                        <w:spacing w:before="0" w:after="0" w:line="180" w:lineRule="auto"/>
                        <w:jc w:val="center"/>
                        <w:rPr>
                          <w:lang w:val="en-GB"/>
                        </w:rPr>
                      </w:pPr>
                      <w:r>
                        <w:rPr>
                          <w:noProof/>
                          <w:lang w:eastAsia="fr-FR"/>
                        </w:rPr>
                        <w:drawing>
                          <wp:inline distT="0" distB="0" distL="0" distR="0" wp14:anchorId="2448A045" wp14:editId="136B9BAB">
                            <wp:extent cx="1374140" cy="1323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4140" cy="1323340"/>
                                    </a:xfrm>
                                    <a:prstGeom prst="rect">
                                      <a:avLst/>
                                    </a:prstGeom>
                                    <a:noFill/>
                                    <a:ln>
                                      <a:noFill/>
                                    </a:ln>
                                  </pic:spPr>
                                </pic:pic>
                              </a:graphicData>
                            </a:graphic>
                          </wp:inline>
                        </w:drawing>
                      </w:r>
                    </w:p>
                    <w:p w14:paraId="5DEA7113" w14:textId="77777777" w:rsidR="009B1192" w:rsidRDefault="009B1192" w:rsidP="00B92BDB">
                      <w:pPr>
                        <w:spacing w:before="0" w:after="0" w:line="180" w:lineRule="auto"/>
                        <w:jc w:val="center"/>
                        <w:rPr>
                          <w:lang w:val="en-GB"/>
                        </w:rPr>
                      </w:pPr>
                      <w:r>
                        <w:rPr>
                          <w:lang w:val="en-GB"/>
                        </w:rPr>
                        <w:t>Victor Chukholskiy</w:t>
                      </w:r>
                    </w:p>
                    <w:p w14:paraId="0600C870" w14:textId="77777777" w:rsidR="009B1192" w:rsidRDefault="009B1192" w:rsidP="00B92BDB">
                      <w:pPr>
                        <w:spacing w:before="0" w:after="0" w:line="180" w:lineRule="auto"/>
                        <w:jc w:val="center"/>
                        <w:rPr>
                          <w:lang w:val="en-GB"/>
                        </w:rPr>
                      </w:pPr>
                      <w:r>
                        <w:rPr>
                          <w:lang w:val="en-GB"/>
                        </w:rPr>
                        <w:t>Blockchain Engineer</w:t>
                      </w:r>
                    </w:p>
                    <w:p w14:paraId="67161EB1" w14:textId="77777777" w:rsidR="009B1192" w:rsidRDefault="009B1192" w:rsidP="00B92BDB">
                      <w:pPr>
                        <w:spacing w:before="0" w:after="0" w:line="180" w:lineRule="auto"/>
                        <w:jc w:val="center"/>
                        <w:rPr>
                          <w:lang w:val="en-GB"/>
                        </w:rPr>
                      </w:pPr>
                      <w:r>
                        <w:rPr>
                          <w:lang w:val="en-GB"/>
                        </w:rPr>
                        <w:t>Smart Contracts Specialist</w:t>
                      </w:r>
                    </w:p>
                  </w:txbxContent>
                </v:textbox>
                <w10:wrap type="square" anchorx="margin"/>
              </v:shape>
            </w:pict>
          </mc:Fallback>
        </mc:AlternateContent>
      </w:r>
      <w:r>
        <w:rPr>
          <w:noProof/>
          <w:lang w:eastAsia="fr-FR"/>
        </w:rPr>
        <mc:AlternateContent>
          <mc:Choice Requires="wps">
            <w:drawing>
              <wp:anchor distT="45720" distB="45720" distL="114300" distR="114300" simplePos="0" relativeHeight="251662336" behindDoc="0" locked="0" layoutInCell="1" allowOverlap="1" wp14:anchorId="00865FFF" wp14:editId="5631F800">
                <wp:simplePos x="0" y="0"/>
                <wp:positionH relativeFrom="margin">
                  <wp:align>center</wp:align>
                </wp:positionH>
                <wp:positionV relativeFrom="paragraph">
                  <wp:posOffset>146685</wp:posOffset>
                </wp:positionV>
                <wp:extent cx="1584000" cy="1764000"/>
                <wp:effectExtent l="0" t="0" r="16510" b="27305"/>
                <wp:wrapSquare wrapText="bothSides"/>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000" cy="1764000"/>
                        </a:xfrm>
                        <a:prstGeom prst="rect">
                          <a:avLst/>
                        </a:prstGeom>
                        <a:solidFill>
                          <a:srgbClr val="FFFFFF"/>
                        </a:solidFill>
                        <a:ln w="9525">
                          <a:solidFill>
                            <a:srgbClr val="000000"/>
                          </a:solidFill>
                          <a:miter lim="800000"/>
                          <a:headEnd/>
                          <a:tailEnd/>
                        </a:ln>
                      </wps:spPr>
                      <wps:txbx>
                        <w:txbxContent>
                          <w:p w14:paraId="7BB7E19D" w14:textId="4376F018" w:rsidR="009B1192" w:rsidRDefault="009B1192" w:rsidP="00B92BDB">
                            <w:pPr>
                              <w:spacing w:before="0" w:after="0" w:line="180" w:lineRule="auto"/>
                              <w:jc w:val="center"/>
                              <w:rPr>
                                <w:lang w:val="en-GB"/>
                              </w:rPr>
                            </w:pPr>
                            <w:r>
                              <w:rPr>
                                <w:noProof/>
                                <w:lang w:eastAsia="fr-FR"/>
                              </w:rPr>
                              <w:drawing>
                                <wp:inline distT="0" distB="0" distL="0" distR="0" wp14:anchorId="7A2BC1D4" wp14:editId="3963C485">
                                  <wp:extent cx="1379855" cy="1379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9855" cy="1379855"/>
                                          </a:xfrm>
                                          <a:prstGeom prst="rect">
                                            <a:avLst/>
                                          </a:prstGeom>
                                          <a:noFill/>
                                          <a:ln>
                                            <a:noFill/>
                                          </a:ln>
                                        </pic:spPr>
                                      </pic:pic>
                                    </a:graphicData>
                                  </a:graphic>
                                </wp:inline>
                              </w:drawing>
                            </w:r>
                          </w:p>
                          <w:p w14:paraId="58575120" w14:textId="77777777" w:rsidR="009B1192" w:rsidRDefault="009B1192" w:rsidP="00B92BDB">
                            <w:pPr>
                              <w:spacing w:before="0" w:after="0" w:line="180" w:lineRule="auto"/>
                              <w:jc w:val="center"/>
                              <w:rPr>
                                <w:lang w:val="en-GB"/>
                              </w:rPr>
                            </w:pPr>
                            <w:r>
                              <w:rPr>
                                <w:lang w:val="en-GB"/>
                              </w:rPr>
                              <w:t>Aliaksandr Kharlamou</w:t>
                            </w:r>
                          </w:p>
                          <w:p w14:paraId="28D013AA" w14:textId="77777777" w:rsidR="009B1192" w:rsidRDefault="009B1192" w:rsidP="00B92BDB">
                            <w:pPr>
                              <w:spacing w:before="0" w:after="0" w:line="180" w:lineRule="auto"/>
                              <w:jc w:val="center"/>
                              <w:rPr>
                                <w:lang w:val="en-GB"/>
                              </w:rPr>
                            </w:pPr>
                            <w:r>
                              <w:rPr>
                                <w:lang w:val="en-GB"/>
                              </w:rPr>
                              <w:t>Blockchain Developer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65FFF" id="Text Box 60" o:spid="_x0000_s1035" type="#_x0000_t202" style="position:absolute;margin-left:0;margin-top:11.55pt;width:124.7pt;height:138.9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">
                <v:textbox>
                  <w:txbxContent>
                    <w:p w14:paraId="7BB7E19D" w14:textId="4376F018" w:rsidR="009B1192" w:rsidRDefault="009B1192" w:rsidP="00B92BDB">
                      <w:pPr>
                        <w:spacing w:before="0" w:after="0" w:line="180" w:lineRule="auto"/>
                        <w:jc w:val="center"/>
                        <w:rPr>
                          <w:lang w:val="en-GB"/>
                        </w:rPr>
                      </w:pPr>
                      <w:r>
                        <w:rPr>
                          <w:noProof/>
                          <w:lang w:eastAsia="fr-FR"/>
                        </w:rPr>
                        <w:drawing>
                          <wp:inline distT="0" distB="0" distL="0" distR="0" wp14:anchorId="7A2BC1D4" wp14:editId="3963C485">
                            <wp:extent cx="1379855" cy="1379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9855" cy="1379855"/>
                                    </a:xfrm>
                                    <a:prstGeom prst="rect">
                                      <a:avLst/>
                                    </a:prstGeom>
                                    <a:noFill/>
                                    <a:ln>
                                      <a:noFill/>
                                    </a:ln>
                                  </pic:spPr>
                                </pic:pic>
                              </a:graphicData>
                            </a:graphic>
                          </wp:inline>
                        </w:drawing>
                      </w:r>
                    </w:p>
                    <w:p w14:paraId="58575120" w14:textId="77777777" w:rsidR="009B1192" w:rsidRDefault="009B1192" w:rsidP="00B92BDB">
                      <w:pPr>
                        <w:spacing w:before="0" w:after="0" w:line="180" w:lineRule="auto"/>
                        <w:jc w:val="center"/>
                        <w:rPr>
                          <w:lang w:val="en-GB"/>
                        </w:rPr>
                      </w:pPr>
                      <w:r>
                        <w:rPr>
                          <w:lang w:val="en-GB"/>
                        </w:rPr>
                        <w:t>Aliaksandr Kharlamou</w:t>
                      </w:r>
                    </w:p>
                    <w:p w14:paraId="28D013AA" w14:textId="77777777" w:rsidR="009B1192" w:rsidRDefault="009B1192" w:rsidP="00B92BDB">
                      <w:pPr>
                        <w:spacing w:before="0" w:after="0" w:line="180" w:lineRule="auto"/>
                        <w:jc w:val="center"/>
                        <w:rPr>
                          <w:lang w:val="en-GB"/>
                        </w:rPr>
                      </w:pPr>
                      <w:r>
                        <w:rPr>
                          <w:lang w:val="en-GB"/>
                        </w:rPr>
                        <w:t>Blockchain Developer</w:t>
                      </w:r>
                    </w:p>
                  </w:txbxContent>
                </v:textbox>
                <w10:wrap type="square" anchorx="margin"/>
              </v:shape>
            </w:pict>
          </mc:Fallback>
        </mc:AlternateContent>
      </w:r>
      <w:r>
        <w:rPr>
          <w:noProof/>
          <w:lang w:eastAsia="fr-FR"/>
        </w:rPr>
        <mc:AlternateContent>
          <mc:Choice Requires="wps">
            <w:drawing>
              <wp:anchor distT="45720" distB="45720" distL="114300" distR="114300" simplePos="0" relativeHeight="251661312" behindDoc="0" locked="0" layoutInCell="1" allowOverlap="1" wp14:anchorId="3E1D5FC7" wp14:editId="18304B22">
                <wp:simplePos x="0" y="0"/>
                <wp:positionH relativeFrom="margin">
                  <wp:align>left</wp:align>
                </wp:positionH>
                <wp:positionV relativeFrom="page">
                  <wp:posOffset>6048375</wp:posOffset>
                </wp:positionV>
                <wp:extent cx="1572895" cy="1760220"/>
                <wp:effectExtent l="0" t="0" r="27305" b="11430"/>
                <wp:wrapSquare wrapText="bothSides"/>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2895" cy="1760220"/>
                        </a:xfrm>
                        <a:prstGeom prst="rect">
                          <a:avLst/>
                        </a:prstGeom>
                        <a:solidFill>
                          <a:srgbClr val="FFFFFF"/>
                        </a:solidFill>
                        <a:ln w="9525">
                          <a:solidFill>
                            <a:srgbClr val="000000"/>
                          </a:solidFill>
                          <a:miter lim="800000"/>
                          <a:headEnd/>
                          <a:tailEnd/>
                        </a:ln>
                      </wps:spPr>
                      <wps:txbx>
                        <w:txbxContent>
                          <w:p w14:paraId="3184932B" w14:textId="7952C31E" w:rsidR="009B1192" w:rsidRDefault="009B1192" w:rsidP="00B92BDB">
                            <w:pPr>
                              <w:spacing w:before="0" w:after="0" w:line="180" w:lineRule="auto"/>
                              <w:jc w:val="center"/>
                              <w:rPr>
                                <w:lang w:val="en-GB"/>
                              </w:rPr>
                            </w:pPr>
                            <w:r>
                              <w:rPr>
                                <w:noProof/>
                                <w:lang w:eastAsia="fr-FR"/>
                              </w:rPr>
                              <w:drawing>
                                <wp:inline distT="0" distB="0" distL="0" distR="0" wp14:anchorId="7D04858E" wp14:editId="2A722DC6">
                                  <wp:extent cx="1221105" cy="1300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1105" cy="1300480"/>
                                          </a:xfrm>
                                          <a:prstGeom prst="rect">
                                            <a:avLst/>
                                          </a:prstGeom>
                                          <a:noFill/>
                                          <a:ln>
                                            <a:noFill/>
                                          </a:ln>
                                        </pic:spPr>
                                      </pic:pic>
                                    </a:graphicData>
                                  </a:graphic>
                                </wp:inline>
                              </w:drawing>
                            </w:r>
                          </w:p>
                          <w:p w14:paraId="460EB8C1" w14:textId="77777777" w:rsidR="009B1192" w:rsidRDefault="009B1192" w:rsidP="00B92BDB">
                            <w:pPr>
                              <w:spacing w:before="0" w:after="0" w:line="180" w:lineRule="auto"/>
                              <w:jc w:val="center"/>
                              <w:rPr>
                                <w:lang w:val="en-GB"/>
                              </w:rPr>
                            </w:pPr>
                            <w:r>
                              <w:rPr>
                                <w:lang w:val="en-GB"/>
                              </w:rPr>
                              <w:t>Pierre Pretti</w:t>
                            </w:r>
                          </w:p>
                          <w:p w14:paraId="3DD29FAD" w14:textId="77777777" w:rsidR="009B1192" w:rsidRDefault="009B1192" w:rsidP="00B92BDB">
                            <w:pPr>
                              <w:spacing w:before="0" w:after="0" w:line="180" w:lineRule="auto"/>
                              <w:jc w:val="center"/>
                              <w:rPr>
                                <w:lang w:val="en-GB"/>
                              </w:rPr>
                            </w:pPr>
                            <w:r>
                              <w:rPr>
                                <w:lang w:val="en-GB"/>
                              </w:rPr>
                              <w:t>Security Infrastructure Engineer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D5FC7" id="Text Box 57" o:spid="_x0000_s1036" type="#_x0000_t202" style="position:absolute;margin-left:0;margin-top:476.25pt;width:123.85pt;height:138.6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">
                <v:textbox>
                  <w:txbxContent>
                    <w:p w14:paraId="3184932B" w14:textId="7952C31E" w:rsidR="009B1192" w:rsidRDefault="009B1192" w:rsidP="00B92BDB">
                      <w:pPr>
                        <w:spacing w:before="0" w:after="0" w:line="180" w:lineRule="auto"/>
                        <w:jc w:val="center"/>
                        <w:rPr>
                          <w:lang w:val="en-GB"/>
                        </w:rPr>
                      </w:pPr>
                      <w:r>
                        <w:rPr>
                          <w:noProof/>
                          <w:lang w:eastAsia="fr-FR"/>
                        </w:rPr>
                        <w:drawing>
                          <wp:inline distT="0" distB="0" distL="0" distR="0" wp14:anchorId="7D04858E" wp14:editId="2A722DC6">
                            <wp:extent cx="1221105" cy="1300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1105" cy="1300480"/>
                                    </a:xfrm>
                                    <a:prstGeom prst="rect">
                                      <a:avLst/>
                                    </a:prstGeom>
                                    <a:noFill/>
                                    <a:ln>
                                      <a:noFill/>
                                    </a:ln>
                                  </pic:spPr>
                                </pic:pic>
                              </a:graphicData>
                            </a:graphic>
                          </wp:inline>
                        </w:drawing>
                      </w:r>
                    </w:p>
                    <w:p w14:paraId="460EB8C1" w14:textId="77777777" w:rsidR="009B1192" w:rsidRDefault="009B1192" w:rsidP="00B92BDB">
                      <w:pPr>
                        <w:spacing w:before="0" w:after="0" w:line="180" w:lineRule="auto"/>
                        <w:jc w:val="center"/>
                        <w:rPr>
                          <w:lang w:val="en-GB"/>
                        </w:rPr>
                      </w:pPr>
                      <w:r>
                        <w:rPr>
                          <w:lang w:val="en-GB"/>
                        </w:rPr>
                        <w:t>Pierre Pretti</w:t>
                      </w:r>
                    </w:p>
                    <w:p w14:paraId="3DD29FAD" w14:textId="77777777" w:rsidR="009B1192" w:rsidRDefault="009B1192" w:rsidP="00B92BDB">
                      <w:pPr>
                        <w:spacing w:before="0" w:after="0" w:line="180" w:lineRule="auto"/>
                        <w:jc w:val="center"/>
                        <w:rPr>
                          <w:lang w:val="en-GB"/>
                        </w:rPr>
                      </w:pPr>
                      <w:r>
                        <w:rPr>
                          <w:lang w:val="en-GB"/>
                        </w:rPr>
                        <w:t>Security Infrastructure Engineer</w:t>
                      </w:r>
                    </w:p>
                  </w:txbxContent>
                </v:textbox>
                <w10:wrap type="square" anchorx="margin" anchory="page"/>
              </v:shape>
            </w:pict>
          </mc:Fallback>
        </mc:AlternateContent>
      </w:r>
    </w:p>
    <w:p w14:paraId="69455960" w14:textId="77777777" w:rsidR="00B92BDB" w:rsidRDefault="00B92BDB" w:rsidP="00B92BDB"/>
    <w:p w14:paraId="2482B6E1" w14:textId="77777777" w:rsidR="00B92BDB" w:rsidRDefault="00B92BDB" w:rsidP="00B92BDB"/>
    <w:p w14:paraId="45AEAB02" w14:textId="77777777" w:rsidR="00B92BDB" w:rsidRDefault="00B92BDB" w:rsidP="00B92BDB"/>
    <w:p w14:paraId="58E33A53" w14:textId="77777777" w:rsidR="00B92BDB" w:rsidRDefault="00B92BDB" w:rsidP="00B92BDB"/>
    <w:p w14:paraId="204170C0" w14:textId="77777777" w:rsidR="00B92BDB" w:rsidRDefault="00B92BDB" w:rsidP="00B92BDB"/>
    <w:p w14:paraId="098F2D20" w14:textId="77592E10" w:rsidR="00B92BDB" w:rsidRDefault="00A739E5" w:rsidP="00B92BDB">
      <w:r>
        <w:rPr>
          <w:noProof/>
          <w:lang w:eastAsia="fr-FR"/>
        </w:rPr>
        <mc:AlternateContent>
          <mc:Choice Requires="wps">
            <w:drawing>
              <wp:anchor distT="45720" distB="45720" distL="114300" distR="114300" simplePos="0" relativeHeight="251651072" behindDoc="0" locked="0" layoutInCell="1" allowOverlap="1" wp14:anchorId="212B0C92" wp14:editId="4DD2C3A4">
                <wp:simplePos x="0" y="0"/>
                <wp:positionH relativeFrom="margin">
                  <wp:align>right</wp:align>
                </wp:positionH>
                <wp:positionV relativeFrom="paragraph">
                  <wp:posOffset>266065</wp:posOffset>
                </wp:positionV>
                <wp:extent cx="1590675" cy="2271395"/>
                <wp:effectExtent l="0" t="0" r="28575" b="14605"/>
                <wp:wrapSquare wrapText="bothSides"/>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2271395"/>
                        </a:xfrm>
                        <a:prstGeom prst="rect">
                          <a:avLst/>
                        </a:prstGeom>
                        <a:solidFill>
                          <a:srgbClr val="FFFFFF"/>
                        </a:solidFill>
                        <a:ln w="9525">
                          <a:solidFill>
                            <a:srgbClr val="000000"/>
                          </a:solidFill>
                          <a:miter lim="800000"/>
                          <a:headEnd/>
                          <a:tailEnd/>
                        </a:ln>
                      </wps:spPr>
                      <wps:txbx>
                        <w:txbxContent>
                          <w:p w14:paraId="6ADE9525" w14:textId="419F56AA" w:rsidR="009B1192" w:rsidRDefault="009B1192" w:rsidP="00B92BDB">
                            <w:pPr>
                              <w:spacing w:before="0" w:after="0" w:line="180" w:lineRule="auto"/>
                              <w:jc w:val="center"/>
                              <w:rPr>
                                <w:lang w:val="en-GB"/>
                              </w:rPr>
                            </w:pPr>
                            <w:r>
                              <w:rPr>
                                <w:noProof/>
                                <w:lang w:eastAsia="fr-FR"/>
                              </w:rPr>
                              <w:drawing>
                                <wp:inline distT="0" distB="0" distL="0" distR="0" wp14:anchorId="5B9B2B72" wp14:editId="591D0443">
                                  <wp:extent cx="1234800" cy="123480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234800" cy="1234800"/>
                                          </a:xfrm>
                                          <a:prstGeom prst="rect">
                                            <a:avLst/>
                                          </a:prstGeom>
                                          <a:noFill/>
                                          <a:ln>
                                            <a:noFill/>
                                          </a:ln>
                                        </pic:spPr>
                                      </pic:pic>
                                    </a:graphicData>
                                  </a:graphic>
                                </wp:inline>
                              </w:drawing>
                            </w:r>
                          </w:p>
                          <w:p w14:paraId="780C9962" w14:textId="77777777" w:rsidR="009B1192" w:rsidRDefault="009B1192" w:rsidP="00B92BDB">
                            <w:pPr>
                              <w:spacing w:before="0" w:after="0" w:line="180" w:lineRule="auto"/>
                              <w:jc w:val="center"/>
                              <w:rPr>
                                <w:lang w:val="en-GB"/>
                              </w:rPr>
                            </w:pPr>
                            <w:r>
                              <w:rPr>
                                <w:lang w:val="en-GB"/>
                              </w:rPr>
                              <w:t>Kevin Vanstaen</w:t>
                            </w:r>
                          </w:p>
                          <w:p w14:paraId="16654901" w14:textId="77777777" w:rsidR="009B1192" w:rsidRDefault="009B1192" w:rsidP="00B92BDB">
                            <w:pPr>
                              <w:spacing w:before="0" w:after="0" w:line="180" w:lineRule="auto"/>
                              <w:jc w:val="center"/>
                              <w:rPr>
                                <w:lang w:val="en-GB"/>
                              </w:rPr>
                            </w:pPr>
                            <w:r>
                              <w:rPr>
                                <w:lang w:val="en-GB"/>
                              </w:rPr>
                              <w:t>Social Animator</w:t>
                            </w:r>
                          </w:p>
                          <w:p w14:paraId="46AE5D57" w14:textId="77777777" w:rsidR="009B1192" w:rsidRDefault="009B1192" w:rsidP="00B92BDB">
                            <w:pPr>
                              <w:spacing w:before="0" w:after="0" w:line="180" w:lineRule="auto"/>
                              <w:jc w:val="center"/>
                              <w:rPr>
                                <w:lang w:val="en-GB"/>
                              </w:rPr>
                            </w:pPr>
                            <w:r>
                              <w:rPr>
                                <w:lang w:val="en-GB"/>
                              </w:rPr>
                              <w:t>Blockchain enthusiast</w:t>
                            </w:r>
                          </w:p>
                          <w:p w14:paraId="2A3FB25E" w14:textId="77777777" w:rsidR="009B1192" w:rsidRDefault="009B1192" w:rsidP="00B92BDB">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B0C92" id="Text Box 135" o:spid="_x0000_s1037" type="#_x0000_t202" style="position:absolute;margin-left:74.05pt;margin-top:20.95pt;width:125.25pt;height:178.85pt;z-index:251651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">
                <v:textbox>
                  <w:txbxContent>
                    <w:p w14:paraId="6ADE9525" w14:textId="419F56AA" w:rsidR="009B1192" w:rsidRDefault="009B1192" w:rsidP="00B92BDB">
                      <w:pPr>
                        <w:spacing w:before="0" w:after="0" w:line="180" w:lineRule="auto"/>
                        <w:jc w:val="center"/>
                        <w:rPr>
                          <w:lang w:val="en-GB"/>
                        </w:rPr>
                      </w:pPr>
                      <w:r>
                        <w:rPr>
                          <w:noProof/>
                          <w:lang w:eastAsia="fr-FR"/>
                        </w:rPr>
                        <w:drawing>
                          <wp:inline distT="0" distB="0" distL="0" distR="0" wp14:anchorId="5B9B2B72" wp14:editId="591D0443">
                            <wp:extent cx="1234800" cy="123480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234800" cy="1234800"/>
                                    </a:xfrm>
                                    <a:prstGeom prst="rect">
                                      <a:avLst/>
                                    </a:prstGeom>
                                    <a:noFill/>
                                    <a:ln>
                                      <a:noFill/>
                                    </a:ln>
                                  </pic:spPr>
                                </pic:pic>
                              </a:graphicData>
                            </a:graphic>
                          </wp:inline>
                        </w:drawing>
                      </w:r>
                    </w:p>
                    <w:p w14:paraId="780C9962" w14:textId="77777777" w:rsidR="009B1192" w:rsidRDefault="009B1192" w:rsidP="00B92BDB">
                      <w:pPr>
                        <w:spacing w:before="0" w:after="0" w:line="180" w:lineRule="auto"/>
                        <w:jc w:val="center"/>
                        <w:rPr>
                          <w:lang w:val="en-GB"/>
                        </w:rPr>
                      </w:pPr>
                      <w:r>
                        <w:rPr>
                          <w:lang w:val="en-GB"/>
                        </w:rPr>
                        <w:t>Kevin Vanstaen</w:t>
                      </w:r>
                    </w:p>
                    <w:p w14:paraId="16654901" w14:textId="77777777" w:rsidR="009B1192" w:rsidRDefault="009B1192" w:rsidP="00B92BDB">
                      <w:pPr>
                        <w:spacing w:before="0" w:after="0" w:line="180" w:lineRule="auto"/>
                        <w:jc w:val="center"/>
                        <w:rPr>
                          <w:lang w:val="en-GB"/>
                        </w:rPr>
                      </w:pPr>
                      <w:r>
                        <w:rPr>
                          <w:lang w:val="en-GB"/>
                        </w:rPr>
                        <w:t>Social Animator</w:t>
                      </w:r>
                    </w:p>
                    <w:p w14:paraId="46AE5D57" w14:textId="77777777" w:rsidR="009B1192" w:rsidRDefault="009B1192" w:rsidP="00B92BDB">
                      <w:pPr>
                        <w:spacing w:before="0" w:after="0" w:line="180" w:lineRule="auto"/>
                        <w:jc w:val="center"/>
                        <w:rPr>
                          <w:lang w:val="en-GB"/>
                        </w:rPr>
                      </w:pPr>
                      <w:r>
                        <w:rPr>
                          <w:lang w:val="en-GB"/>
                        </w:rPr>
                        <w:t>Blockchain enthusiast</w:t>
                      </w:r>
                    </w:p>
                    <w:p w14:paraId="2A3FB25E" w14:textId="77777777" w:rsidR="009B1192" w:rsidRDefault="009B1192" w:rsidP="00B92BDB">
                      <w:pPr>
                        <w:rPr>
                          <w:lang w:val="en-GB"/>
                        </w:rPr>
                      </w:pPr>
                    </w:p>
                  </w:txbxContent>
                </v:textbox>
                <w10:wrap type="square" anchorx="margin"/>
              </v:shape>
            </w:pict>
          </mc:Fallback>
        </mc:AlternateContent>
      </w:r>
      <w:r>
        <w:rPr>
          <w:noProof/>
          <w:lang w:eastAsia="fr-FR"/>
        </w:rPr>
        <mc:AlternateContent>
          <mc:Choice Requires="wps">
            <w:drawing>
              <wp:anchor distT="45720" distB="45720" distL="114300" distR="114300" simplePos="0" relativeHeight="251654144" behindDoc="0" locked="0" layoutInCell="1" allowOverlap="1" wp14:anchorId="07F01A3B" wp14:editId="334DDC41">
                <wp:simplePos x="0" y="0"/>
                <wp:positionH relativeFrom="margin">
                  <wp:align>center</wp:align>
                </wp:positionH>
                <wp:positionV relativeFrom="paragraph">
                  <wp:posOffset>266065</wp:posOffset>
                </wp:positionV>
                <wp:extent cx="1562100" cy="2282825"/>
                <wp:effectExtent l="0" t="0" r="19050" b="22225"/>
                <wp:wrapSquare wrapText="bothSides"/>
                <wp:docPr id="13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282825"/>
                        </a:xfrm>
                        <a:prstGeom prst="rect">
                          <a:avLst/>
                        </a:prstGeom>
                        <a:solidFill>
                          <a:srgbClr val="FFFFFF"/>
                        </a:solidFill>
                        <a:ln w="9525">
                          <a:solidFill>
                            <a:srgbClr val="000000"/>
                          </a:solidFill>
                          <a:miter lim="800000"/>
                          <a:headEnd/>
                          <a:tailEnd/>
                        </a:ln>
                      </wps:spPr>
                      <wps:txbx>
                        <w:txbxContent>
                          <w:p w14:paraId="02A82609" w14:textId="175063C2" w:rsidR="009B1192" w:rsidRDefault="009B1192" w:rsidP="00B92BDB">
                            <w:pPr>
                              <w:spacing w:before="0" w:after="0" w:line="180" w:lineRule="auto"/>
                              <w:jc w:val="center"/>
                              <w:rPr>
                                <w:lang w:val="en-GB"/>
                              </w:rPr>
                            </w:pPr>
                            <w:r>
                              <w:rPr>
                                <w:noProof/>
                                <w:lang w:eastAsia="fr-FR"/>
                              </w:rPr>
                              <w:drawing>
                                <wp:inline distT="0" distB="0" distL="0" distR="0" wp14:anchorId="642F38EF" wp14:editId="72DE3BE3">
                                  <wp:extent cx="1289050" cy="12890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289050" cy="1289050"/>
                                          </a:xfrm>
                                          <a:prstGeom prst="rect">
                                            <a:avLst/>
                                          </a:prstGeom>
                                          <a:noFill/>
                                          <a:ln>
                                            <a:noFill/>
                                          </a:ln>
                                        </pic:spPr>
                                      </pic:pic>
                                    </a:graphicData>
                                  </a:graphic>
                                </wp:inline>
                              </w:drawing>
                            </w:r>
                          </w:p>
                          <w:p w14:paraId="07C7C864" w14:textId="77777777" w:rsidR="009B1192" w:rsidRDefault="009B1192" w:rsidP="00B92BDB">
                            <w:pPr>
                              <w:spacing w:before="0" w:after="0" w:line="180" w:lineRule="auto"/>
                              <w:jc w:val="center"/>
                              <w:rPr>
                                <w:lang w:val="en-GB"/>
                              </w:rPr>
                            </w:pPr>
                            <w:r>
                              <w:rPr>
                                <w:lang w:val="en-GB"/>
                              </w:rPr>
                              <w:t xml:space="preserve">Zhan Wei - </w:t>
                            </w:r>
                            <w:r>
                              <w:rPr>
                                <w:rFonts w:ascii="MS Gothic" w:eastAsia="MS Gothic" w:hAnsi="MS Gothic" w:cs="MS Gothic" w:hint="eastAsia"/>
                                <w:lang w:val="en-GB"/>
                              </w:rPr>
                              <w:t>詹</w:t>
                            </w:r>
                            <w:r>
                              <w:rPr>
                                <w:rFonts w:ascii="SimSun" w:eastAsia="SimSun" w:hAnsi="SimSun" w:cs="SimSun" w:hint="eastAsia"/>
                                <w:lang w:val="en-GB"/>
                              </w:rPr>
                              <w:t>玮</w:t>
                            </w:r>
                          </w:p>
                          <w:p w14:paraId="165F62C0" w14:textId="77777777" w:rsidR="009B1192" w:rsidRDefault="009B1192" w:rsidP="00B92BDB">
                            <w:pPr>
                              <w:spacing w:before="0" w:after="0" w:line="180" w:lineRule="auto"/>
                              <w:jc w:val="center"/>
                              <w:rPr>
                                <w:lang w:val="en-GB"/>
                              </w:rPr>
                            </w:pPr>
                            <w:r>
                              <w:rPr>
                                <w:lang w:val="en-GB"/>
                              </w:rPr>
                              <w:t>Social Animator</w:t>
                            </w:r>
                          </w:p>
                          <w:p w14:paraId="645C0F9E" w14:textId="77777777" w:rsidR="009B1192" w:rsidRDefault="009B1192" w:rsidP="00B92BDB">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01A3B" id="Text Box 137" o:spid="_x0000_s1038" type="#_x0000_t202" style="position:absolute;margin-left:0;margin-top:20.95pt;width:123pt;height:179.75pt;z-index:251654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">
                <v:textbox>
                  <w:txbxContent>
                    <w:p w14:paraId="02A82609" w14:textId="175063C2" w:rsidR="009B1192" w:rsidRDefault="009B1192" w:rsidP="00B92BDB">
                      <w:pPr>
                        <w:spacing w:before="0" w:after="0" w:line="180" w:lineRule="auto"/>
                        <w:jc w:val="center"/>
                        <w:rPr>
                          <w:lang w:val="en-GB"/>
                        </w:rPr>
                      </w:pPr>
                      <w:r>
                        <w:rPr>
                          <w:noProof/>
                          <w:lang w:eastAsia="fr-FR"/>
                        </w:rPr>
                        <w:drawing>
                          <wp:inline distT="0" distB="0" distL="0" distR="0" wp14:anchorId="642F38EF" wp14:editId="72DE3BE3">
                            <wp:extent cx="1289050" cy="12890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289050" cy="1289050"/>
                                    </a:xfrm>
                                    <a:prstGeom prst="rect">
                                      <a:avLst/>
                                    </a:prstGeom>
                                    <a:noFill/>
                                    <a:ln>
                                      <a:noFill/>
                                    </a:ln>
                                  </pic:spPr>
                                </pic:pic>
                              </a:graphicData>
                            </a:graphic>
                          </wp:inline>
                        </w:drawing>
                      </w:r>
                    </w:p>
                    <w:p w14:paraId="07C7C864" w14:textId="77777777" w:rsidR="009B1192" w:rsidRDefault="009B1192" w:rsidP="00B92BDB">
                      <w:pPr>
                        <w:spacing w:before="0" w:after="0" w:line="180" w:lineRule="auto"/>
                        <w:jc w:val="center"/>
                        <w:rPr>
                          <w:lang w:val="en-GB"/>
                        </w:rPr>
                      </w:pPr>
                      <w:r>
                        <w:rPr>
                          <w:lang w:val="en-GB"/>
                        </w:rPr>
                        <w:t xml:space="preserve">Zhan Wei - </w:t>
                      </w:r>
                      <w:r>
                        <w:rPr>
                          <w:rFonts w:ascii="MS Gothic" w:eastAsia="MS Gothic" w:hAnsi="MS Gothic" w:cs="MS Gothic" w:hint="eastAsia"/>
                          <w:lang w:val="en-GB"/>
                        </w:rPr>
                        <w:t>詹</w:t>
                      </w:r>
                      <w:r>
                        <w:rPr>
                          <w:rFonts w:ascii="SimSun" w:eastAsia="SimSun" w:hAnsi="SimSun" w:cs="SimSun" w:hint="eastAsia"/>
                          <w:lang w:val="en-GB"/>
                        </w:rPr>
                        <w:t>玮</w:t>
                      </w:r>
                    </w:p>
                    <w:p w14:paraId="165F62C0" w14:textId="77777777" w:rsidR="009B1192" w:rsidRDefault="009B1192" w:rsidP="00B92BDB">
                      <w:pPr>
                        <w:spacing w:before="0" w:after="0" w:line="180" w:lineRule="auto"/>
                        <w:jc w:val="center"/>
                        <w:rPr>
                          <w:lang w:val="en-GB"/>
                        </w:rPr>
                      </w:pPr>
                      <w:r>
                        <w:rPr>
                          <w:lang w:val="en-GB"/>
                        </w:rPr>
                        <w:t>Social Animator</w:t>
                      </w:r>
                    </w:p>
                    <w:p w14:paraId="645C0F9E" w14:textId="77777777" w:rsidR="009B1192" w:rsidRDefault="009B1192" w:rsidP="00B92BDB">
                      <w:pPr>
                        <w:rPr>
                          <w:lang w:val="en-GB"/>
                        </w:rPr>
                      </w:pPr>
                    </w:p>
                  </w:txbxContent>
                </v:textbox>
                <w10:wrap type="square" anchorx="margin"/>
              </v:shape>
            </w:pict>
          </mc:Fallback>
        </mc:AlternateContent>
      </w:r>
      <w:r>
        <w:rPr>
          <w:noProof/>
          <w:lang w:eastAsia="fr-FR"/>
        </w:rPr>
        <mc:AlternateContent>
          <mc:Choice Requires="wps">
            <w:drawing>
              <wp:anchor distT="45720" distB="45720" distL="114300" distR="114300" simplePos="0" relativeHeight="251649024" behindDoc="0" locked="0" layoutInCell="1" allowOverlap="1" wp14:anchorId="0B8E0D4A" wp14:editId="3F01F8CE">
                <wp:simplePos x="0" y="0"/>
                <wp:positionH relativeFrom="margin">
                  <wp:align>left</wp:align>
                </wp:positionH>
                <wp:positionV relativeFrom="paragraph">
                  <wp:posOffset>266065</wp:posOffset>
                </wp:positionV>
                <wp:extent cx="1572895" cy="2294255"/>
                <wp:effectExtent l="0" t="0" r="27305" b="10795"/>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2895" cy="2294255"/>
                        </a:xfrm>
                        <a:prstGeom prst="rect">
                          <a:avLst/>
                        </a:prstGeom>
                        <a:solidFill>
                          <a:srgbClr val="FFFFFF"/>
                        </a:solidFill>
                        <a:ln w="9525">
                          <a:solidFill>
                            <a:srgbClr val="000000"/>
                          </a:solidFill>
                          <a:miter lim="800000"/>
                          <a:headEnd/>
                          <a:tailEnd/>
                        </a:ln>
                      </wps:spPr>
                      <wps:txbx>
                        <w:txbxContent>
                          <w:p w14:paraId="66A769D8" w14:textId="0BB96013" w:rsidR="009B1192" w:rsidRDefault="009B1192" w:rsidP="00B92BDB">
                            <w:pPr>
                              <w:spacing w:before="0" w:after="0" w:line="180" w:lineRule="auto"/>
                              <w:jc w:val="center"/>
                              <w:rPr>
                                <w:lang w:val="en-GB"/>
                              </w:rPr>
                            </w:pPr>
                            <w:r>
                              <w:rPr>
                                <w:noProof/>
                                <w:lang w:eastAsia="fr-FR"/>
                              </w:rPr>
                              <w:drawing>
                                <wp:inline distT="0" distB="0" distL="0" distR="0" wp14:anchorId="6D2EE1DB" wp14:editId="770BC42E">
                                  <wp:extent cx="971195" cy="1233802"/>
                                  <wp:effectExtent l="0" t="0" r="63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rtrait marc.jpg"/>
                                          <pic:cNvPicPr/>
                                        </pic:nvPicPr>
                                        <pic:blipFill>
                                          <a:blip r:embed="rId31">
                                            <a:extLst>
                                              <a:ext uri="{28A0092B-C50C-407E-A947-70E740481C1C}">
                                                <a14:useLocalDpi xmlns:a14="http://schemas.microsoft.com/office/drawing/2010/main" val="0"/>
                                              </a:ext>
                                            </a:extLst>
                                          </a:blip>
                                          <a:stretch>
                                            <a:fillRect/>
                                          </a:stretch>
                                        </pic:blipFill>
                                        <pic:spPr>
                                          <a:xfrm>
                                            <a:off x="0" y="0"/>
                                            <a:ext cx="999393" cy="1269624"/>
                                          </a:xfrm>
                                          <a:prstGeom prst="rect">
                                            <a:avLst/>
                                          </a:prstGeom>
                                        </pic:spPr>
                                      </pic:pic>
                                    </a:graphicData>
                                  </a:graphic>
                                </wp:inline>
                              </w:drawing>
                            </w:r>
                          </w:p>
                          <w:p w14:paraId="3F946BFE" w14:textId="77777777" w:rsidR="009B1192" w:rsidRPr="00C47E70" w:rsidRDefault="009B1192" w:rsidP="00B92BDB">
                            <w:pPr>
                              <w:spacing w:before="0" w:after="0" w:line="180" w:lineRule="auto"/>
                              <w:jc w:val="center"/>
                            </w:pPr>
                            <w:r w:rsidRPr="00C47E70">
                              <w:t>Marc Rivoal</w:t>
                            </w:r>
                          </w:p>
                          <w:p w14:paraId="21C9A0CB" w14:textId="6B3A5039" w:rsidR="009B1192" w:rsidRDefault="009B1192" w:rsidP="00A739E5">
                            <w:pPr>
                              <w:spacing w:before="0" w:after="0" w:line="180" w:lineRule="auto"/>
                              <w:jc w:val="center"/>
                            </w:pPr>
                            <w:r w:rsidRPr="00C47E70">
                              <w:t>30 d’expérience</w:t>
                            </w:r>
                          </w:p>
                          <w:p w14:paraId="610F3578" w14:textId="51DFAA68" w:rsidR="009B1192" w:rsidRPr="00C47E70" w:rsidRDefault="009B1192" w:rsidP="00A739E5">
                            <w:pPr>
                              <w:spacing w:before="0" w:after="0" w:line="180" w:lineRule="auto"/>
                              <w:jc w:val="center"/>
                            </w:pPr>
                            <w:r w:rsidRPr="00C47E70">
                              <w:t xml:space="preserve"> Définition d’architectures logicielles</w:t>
                            </w:r>
                            <w:r>
                              <w:t xml:space="preserve">, </w:t>
                            </w:r>
                            <w:r w:rsidRPr="00C47E70">
                              <w:t>modélisation de processus, modélisation de données, gestion de projet, conception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E0D4A" id="Text Box 131" o:spid="_x0000_s1039" type="#_x0000_t202" style="position:absolute;margin-left:0;margin-top:20.95pt;width:123.85pt;height:180.65pt;z-index:2516490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">
                <v:textbox>
                  <w:txbxContent>
                    <w:p w14:paraId="66A769D8" w14:textId="0BB96013" w:rsidR="009B1192" w:rsidRDefault="009B1192" w:rsidP="00B92BDB">
                      <w:pPr>
                        <w:spacing w:before="0" w:after="0" w:line="180" w:lineRule="auto"/>
                        <w:jc w:val="center"/>
                        <w:rPr>
                          <w:lang w:val="en-GB"/>
                        </w:rPr>
                      </w:pPr>
                      <w:r>
                        <w:rPr>
                          <w:noProof/>
                          <w:lang w:eastAsia="fr-FR"/>
                        </w:rPr>
                        <w:drawing>
                          <wp:inline distT="0" distB="0" distL="0" distR="0" wp14:anchorId="6D2EE1DB" wp14:editId="770BC42E">
                            <wp:extent cx="971195" cy="1233802"/>
                            <wp:effectExtent l="0" t="0" r="63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rtrait marc.jpg"/>
                                    <pic:cNvPicPr/>
                                  </pic:nvPicPr>
                                  <pic:blipFill>
                                    <a:blip r:embed="rId31">
                                      <a:extLst>
                                        <a:ext uri="{28A0092B-C50C-407E-A947-70E740481C1C}">
                                          <a14:useLocalDpi xmlns:a14="http://schemas.microsoft.com/office/drawing/2010/main" val="0"/>
                                        </a:ext>
                                      </a:extLst>
                                    </a:blip>
                                    <a:stretch>
                                      <a:fillRect/>
                                    </a:stretch>
                                  </pic:blipFill>
                                  <pic:spPr>
                                    <a:xfrm>
                                      <a:off x="0" y="0"/>
                                      <a:ext cx="999393" cy="1269624"/>
                                    </a:xfrm>
                                    <a:prstGeom prst="rect">
                                      <a:avLst/>
                                    </a:prstGeom>
                                  </pic:spPr>
                                </pic:pic>
                              </a:graphicData>
                            </a:graphic>
                          </wp:inline>
                        </w:drawing>
                      </w:r>
                    </w:p>
                    <w:p w14:paraId="3F946BFE" w14:textId="77777777" w:rsidR="009B1192" w:rsidRPr="00C47E70" w:rsidRDefault="009B1192" w:rsidP="00B92BDB">
                      <w:pPr>
                        <w:spacing w:before="0" w:after="0" w:line="180" w:lineRule="auto"/>
                        <w:jc w:val="center"/>
                      </w:pPr>
                      <w:r w:rsidRPr="00C47E70">
                        <w:t>Marc Rivoal</w:t>
                      </w:r>
                    </w:p>
                    <w:p w14:paraId="21C9A0CB" w14:textId="6B3A5039" w:rsidR="009B1192" w:rsidRDefault="009B1192" w:rsidP="00A739E5">
                      <w:pPr>
                        <w:spacing w:before="0" w:after="0" w:line="180" w:lineRule="auto"/>
                        <w:jc w:val="center"/>
                      </w:pPr>
                      <w:r w:rsidRPr="00C47E70">
                        <w:t>30 d’expérience</w:t>
                      </w:r>
                    </w:p>
                    <w:p w14:paraId="610F3578" w14:textId="51DFAA68" w:rsidR="009B1192" w:rsidRPr="00C47E70" w:rsidRDefault="009B1192" w:rsidP="00A739E5">
                      <w:pPr>
                        <w:spacing w:before="0" w:after="0" w:line="180" w:lineRule="auto"/>
                        <w:jc w:val="center"/>
                      </w:pPr>
                      <w:r w:rsidRPr="00C47E70">
                        <w:t xml:space="preserve"> Définition d’architectures logicielles</w:t>
                      </w:r>
                      <w:r>
                        <w:t xml:space="preserve">, </w:t>
                      </w:r>
                      <w:r w:rsidRPr="00C47E70">
                        <w:t>modélisation de processus, modélisation de données, gestion de projet, conception</w:t>
                      </w:r>
                    </w:p>
                  </w:txbxContent>
                </v:textbox>
                <w10:wrap type="square" anchorx="margin"/>
              </v:shape>
            </w:pict>
          </mc:Fallback>
        </mc:AlternateContent>
      </w:r>
    </w:p>
    <w:p w14:paraId="54C2E104" w14:textId="77777777" w:rsidR="00B92BDB" w:rsidRDefault="00B92BDB" w:rsidP="00B92BDB"/>
    <w:p w14:paraId="533F3FBA" w14:textId="77777777" w:rsidR="00B92BDB" w:rsidRDefault="00B92BDB" w:rsidP="00B92BDB"/>
    <w:p w14:paraId="3C7CA447" w14:textId="77777777" w:rsidR="00B92BDB" w:rsidRDefault="00B92BDB" w:rsidP="00B92BDB"/>
    <w:p w14:paraId="14B70C3D" w14:textId="77777777" w:rsidR="00B92BDB" w:rsidRDefault="00B92BDB" w:rsidP="00B92BDB"/>
    <w:p w14:paraId="4D5D4ED6" w14:textId="77777777" w:rsidR="00B92BDB" w:rsidRDefault="00B92BDB" w:rsidP="00B92BDB"/>
    <w:p w14:paraId="0FA636F2" w14:textId="77777777" w:rsidR="00B92BDB" w:rsidRDefault="00B92BDB" w:rsidP="00B92BDB"/>
    <w:p w14:paraId="7177D5CD" w14:textId="159B1D06" w:rsidR="00D81321" w:rsidRDefault="00D81321" w:rsidP="00D81321">
      <w:r>
        <w:rPr>
          <w:noProof/>
          <w:lang w:eastAsia="fr-FR"/>
        </w:rPr>
        <mc:AlternateContent>
          <mc:Choice Requires="wps">
            <w:drawing>
              <wp:anchor distT="45720" distB="45720" distL="114300" distR="114300" simplePos="0" relativeHeight="251665408" behindDoc="0" locked="0" layoutInCell="1" allowOverlap="1" wp14:anchorId="0D27EF05" wp14:editId="0C683A8E">
                <wp:simplePos x="0" y="0"/>
                <wp:positionH relativeFrom="column">
                  <wp:posOffset>2098040</wp:posOffset>
                </wp:positionH>
                <wp:positionV relativeFrom="paragraph">
                  <wp:posOffset>268605</wp:posOffset>
                </wp:positionV>
                <wp:extent cx="1590040" cy="1686560"/>
                <wp:effectExtent l="0" t="0" r="10160" b="27940"/>
                <wp:wrapSquare wrapText="bothSides"/>
                <wp:docPr id="140"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040" cy="1686560"/>
                        </a:xfrm>
                        <a:prstGeom prst="rect">
                          <a:avLst/>
                        </a:prstGeom>
                        <a:solidFill>
                          <a:srgbClr val="FFFFFF"/>
                        </a:solidFill>
                        <a:ln w="9525">
                          <a:solidFill>
                            <a:srgbClr val="000000"/>
                          </a:solidFill>
                          <a:miter lim="800000"/>
                          <a:headEnd/>
                          <a:tailEnd/>
                        </a:ln>
                      </wps:spPr>
                      <wps:txbx>
                        <w:txbxContent>
                          <w:p w14:paraId="70FD1DEE" w14:textId="4AC7B2D7" w:rsidR="009B1192" w:rsidRDefault="009B1192" w:rsidP="00D81321">
                            <w:pPr>
                              <w:spacing w:before="0" w:after="0" w:line="180" w:lineRule="auto"/>
                              <w:jc w:val="center"/>
                              <w:rPr>
                                <w:lang w:val="en-GB"/>
                              </w:rPr>
                            </w:pPr>
                            <w:r>
                              <w:rPr>
                                <w:noProof/>
                                <w:lang w:eastAsia="fr-FR"/>
                              </w:rPr>
                              <w:drawing>
                                <wp:inline distT="0" distB="0" distL="0" distR="0" wp14:anchorId="0E8720AC" wp14:editId="2EAC35E7">
                                  <wp:extent cx="1404000" cy="1404000"/>
                                  <wp:effectExtent l="0" t="0" r="571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404000" cy="1404000"/>
                                          </a:xfrm>
                                          <a:prstGeom prst="rect">
                                            <a:avLst/>
                                          </a:prstGeom>
                                          <a:noFill/>
                                          <a:ln>
                                            <a:noFill/>
                                          </a:ln>
                                        </pic:spPr>
                                      </pic:pic>
                                    </a:graphicData>
                                  </a:graphic>
                                </wp:inline>
                              </w:drawing>
                            </w:r>
                          </w:p>
                          <w:p w14:paraId="39721D2F" w14:textId="77777777" w:rsidR="009B1192" w:rsidRDefault="009B1192" w:rsidP="00D81321">
                            <w:pPr>
                              <w:spacing w:before="0" w:after="0" w:line="180" w:lineRule="auto"/>
                              <w:jc w:val="center"/>
                              <w:rPr>
                                <w:lang w:val="en-GB"/>
                              </w:rPr>
                            </w:pPr>
                            <w:r>
                              <w:rPr>
                                <w:lang w:val="en-GB"/>
                              </w:rPr>
                              <w:t>Henry Morera</w:t>
                            </w:r>
                          </w:p>
                          <w:p w14:paraId="69D6794D" w14:textId="77777777" w:rsidR="009B1192" w:rsidRDefault="009B1192" w:rsidP="00D81321">
                            <w:pPr>
                              <w:spacing w:before="0" w:after="0" w:line="180" w:lineRule="auto"/>
                              <w:jc w:val="center"/>
                              <w:rPr>
                                <w:lang w:val="en-GB"/>
                              </w:rPr>
                            </w:pPr>
                            <w:r>
                              <w:rPr>
                                <w:lang w:val="en-GB"/>
                              </w:rPr>
                              <w:t>Social Animator</w:t>
                            </w:r>
                          </w:p>
                          <w:p w14:paraId="63F86805" w14:textId="77777777" w:rsidR="009B1192" w:rsidRDefault="009B1192" w:rsidP="00D81321">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7EF05" id="Text Box 140" o:spid="_x0000_s1040" type="#_x0000_t202" style="position:absolute;margin-left:165.2pt;margin-top:21.15pt;width:125.2pt;height:132.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">
                <v:textbox>
                  <w:txbxContent>
                    <w:p w14:paraId="70FD1DEE" w14:textId="4AC7B2D7" w:rsidR="009B1192" w:rsidRDefault="009B1192" w:rsidP="00D81321">
                      <w:pPr>
                        <w:spacing w:before="0" w:after="0" w:line="180" w:lineRule="auto"/>
                        <w:jc w:val="center"/>
                        <w:rPr>
                          <w:lang w:val="en-GB"/>
                        </w:rPr>
                      </w:pPr>
                      <w:r>
                        <w:rPr>
                          <w:noProof/>
                          <w:lang w:eastAsia="fr-FR"/>
                        </w:rPr>
                        <w:drawing>
                          <wp:inline distT="0" distB="0" distL="0" distR="0" wp14:anchorId="0E8720AC" wp14:editId="2EAC35E7">
                            <wp:extent cx="1404000" cy="1404000"/>
                            <wp:effectExtent l="0" t="0" r="571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404000" cy="1404000"/>
                                    </a:xfrm>
                                    <a:prstGeom prst="rect">
                                      <a:avLst/>
                                    </a:prstGeom>
                                    <a:noFill/>
                                    <a:ln>
                                      <a:noFill/>
                                    </a:ln>
                                  </pic:spPr>
                                </pic:pic>
                              </a:graphicData>
                            </a:graphic>
                          </wp:inline>
                        </w:drawing>
                      </w:r>
                    </w:p>
                    <w:p w14:paraId="39721D2F" w14:textId="77777777" w:rsidR="009B1192" w:rsidRDefault="009B1192" w:rsidP="00D81321">
                      <w:pPr>
                        <w:spacing w:before="0" w:after="0" w:line="180" w:lineRule="auto"/>
                        <w:jc w:val="center"/>
                        <w:rPr>
                          <w:lang w:val="en-GB"/>
                        </w:rPr>
                      </w:pPr>
                      <w:r>
                        <w:rPr>
                          <w:lang w:val="en-GB"/>
                        </w:rPr>
                        <w:t>Henry Morera</w:t>
                      </w:r>
                    </w:p>
                    <w:p w14:paraId="69D6794D" w14:textId="77777777" w:rsidR="009B1192" w:rsidRDefault="009B1192" w:rsidP="00D81321">
                      <w:pPr>
                        <w:spacing w:before="0" w:after="0" w:line="180" w:lineRule="auto"/>
                        <w:jc w:val="center"/>
                        <w:rPr>
                          <w:lang w:val="en-GB"/>
                        </w:rPr>
                      </w:pPr>
                      <w:r>
                        <w:rPr>
                          <w:lang w:val="en-GB"/>
                        </w:rPr>
                        <w:t>Social Animator</w:t>
                      </w:r>
                    </w:p>
                    <w:p w14:paraId="63F86805" w14:textId="77777777" w:rsidR="009B1192" w:rsidRDefault="009B1192" w:rsidP="00D81321">
                      <w:pPr>
                        <w:rPr>
                          <w:lang w:val="en-GB"/>
                        </w:rPr>
                      </w:pPr>
                    </w:p>
                  </w:txbxContent>
                </v:textbox>
                <w10:wrap type="square"/>
              </v:shape>
            </w:pict>
          </mc:Fallback>
        </mc:AlternateContent>
      </w:r>
      <w:r>
        <w:rPr>
          <w:noProof/>
          <w:lang w:eastAsia="fr-FR"/>
        </w:rPr>
        <mc:AlternateContent>
          <mc:Choice Requires="wps">
            <w:drawing>
              <wp:anchor distT="45720" distB="45720" distL="114300" distR="114300" simplePos="0" relativeHeight="251664384" behindDoc="0" locked="0" layoutInCell="1" allowOverlap="1" wp14:anchorId="5009441E" wp14:editId="5D580488">
                <wp:simplePos x="0" y="0"/>
                <wp:positionH relativeFrom="margin">
                  <wp:align>left</wp:align>
                </wp:positionH>
                <wp:positionV relativeFrom="paragraph">
                  <wp:posOffset>268605</wp:posOffset>
                </wp:positionV>
                <wp:extent cx="1572895" cy="1702435"/>
                <wp:effectExtent l="0" t="0" r="27305" b="12065"/>
                <wp:wrapSquare wrapText="bothSides"/>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2895" cy="1702435"/>
                        </a:xfrm>
                        <a:prstGeom prst="rect">
                          <a:avLst/>
                        </a:prstGeom>
                        <a:solidFill>
                          <a:srgbClr val="FFFFFF"/>
                        </a:solidFill>
                        <a:ln w="9525">
                          <a:solidFill>
                            <a:srgbClr val="000000"/>
                          </a:solidFill>
                          <a:miter lim="800000"/>
                          <a:headEnd/>
                          <a:tailEnd/>
                        </a:ln>
                      </wps:spPr>
                      <wps:txbx>
                        <w:txbxContent>
                          <w:p w14:paraId="605D10D3" w14:textId="0B89D0D6" w:rsidR="009B1192" w:rsidRDefault="009B1192" w:rsidP="00D81321">
                            <w:pPr>
                              <w:spacing w:before="0" w:after="0" w:line="180" w:lineRule="auto"/>
                              <w:jc w:val="center"/>
                              <w:rPr>
                                <w:lang w:val="en-GB"/>
                              </w:rPr>
                            </w:pPr>
                            <w:r>
                              <w:rPr>
                                <w:noProof/>
                                <w:lang w:eastAsia="fr-FR"/>
                              </w:rPr>
                              <w:drawing>
                                <wp:inline distT="0" distB="0" distL="0" distR="0" wp14:anchorId="7269CFFD" wp14:editId="59803DFF">
                                  <wp:extent cx="1378800" cy="137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378800" cy="1378800"/>
                                          </a:xfrm>
                                          <a:prstGeom prst="rect">
                                            <a:avLst/>
                                          </a:prstGeom>
                                          <a:noFill/>
                                          <a:ln>
                                            <a:noFill/>
                                          </a:ln>
                                        </pic:spPr>
                                      </pic:pic>
                                    </a:graphicData>
                                  </a:graphic>
                                </wp:inline>
                              </w:drawing>
                            </w:r>
                          </w:p>
                          <w:p w14:paraId="6D5B487D" w14:textId="77777777" w:rsidR="009B1192" w:rsidRDefault="009B1192" w:rsidP="00D81321">
                            <w:pPr>
                              <w:spacing w:before="0" w:after="0" w:line="180" w:lineRule="auto"/>
                              <w:jc w:val="center"/>
                              <w:rPr>
                                <w:lang w:val="en-GB"/>
                              </w:rPr>
                            </w:pPr>
                            <w:r>
                              <w:rPr>
                                <w:lang w:val="en-GB"/>
                              </w:rPr>
                              <w:t>Lulia Galea</w:t>
                            </w:r>
                          </w:p>
                          <w:p w14:paraId="61F8DB72" w14:textId="77777777" w:rsidR="009B1192" w:rsidRDefault="009B1192" w:rsidP="00D81321">
                            <w:pPr>
                              <w:spacing w:before="0" w:after="0" w:line="180" w:lineRule="auto"/>
                              <w:jc w:val="center"/>
                              <w:rPr>
                                <w:lang w:val="en-GB"/>
                              </w:rPr>
                            </w:pPr>
                            <w:r>
                              <w:rPr>
                                <w:lang w:val="en-GB"/>
                              </w:rPr>
                              <w:t>Social Animator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9441E" id="Text Box 141" o:spid="_x0000_s1041" type="#_x0000_t202" style="position:absolute;margin-left:0;margin-top:21.15pt;width:123.85pt;height:134.05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">
                <v:textbox>
                  <w:txbxContent>
                    <w:p w14:paraId="605D10D3" w14:textId="0B89D0D6" w:rsidR="009B1192" w:rsidRDefault="009B1192" w:rsidP="00D81321">
                      <w:pPr>
                        <w:spacing w:before="0" w:after="0" w:line="180" w:lineRule="auto"/>
                        <w:jc w:val="center"/>
                        <w:rPr>
                          <w:lang w:val="en-GB"/>
                        </w:rPr>
                      </w:pPr>
                      <w:r>
                        <w:rPr>
                          <w:noProof/>
                          <w:lang w:eastAsia="fr-FR"/>
                        </w:rPr>
                        <w:drawing>
                          <wp:inline distT="0" distB="0" distL="0" distR="0" wp14:anchorId="7269CFFD" wp14:editId="59803DFF">
                            <wp:extent cx="1378800" cy="137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378800" cy="1378800"/>
                                    </a:xfrm>
                                    <a:prstGeom prst="rect">
                                      <a:avLst/>
                                    </a:prstGeom>
                                    <a:noFill/>
                                    <a:ln>
                                      <a:noFill/>
                                    </a:ln>
                                  </pic:spPr>
                                </pic:pic>
                              </a:graphicData>
                            </a:graphic>
                          </wp:inline>
                        </w:drawing>
                      </w:r>
                    </w:p>
                    <w:p w14:paraId="6D5B487D" w14:textId="77777777" w:rsidR="009B1192" w:rsidRDefault="009B1192" w:rsidP="00D81321">
                      <w:pPr>
                        <w:spacing w:before="0" w:after="0" w:line="180" w:lineRule="auto"/>
                        <w:jc w:val="center"/>
                        <w:rPr>
                          <w:lang w:val="en-GB"/>
                        </w:rPr>
                      </w:pPr>
                      <w:r>
                        <w:rPr>
                          <w:lang w:val="en-GB"/>
                        </w:rPr>
                        <w:t>Lulia Galea</w:t>
                      </w:r>
                    </w:p>
                    <w:p w14:paraId="61F8DB72" w14:textId="77777777" w:rsidR="009B1192" w:rsidRDefault="009B1192" w:rsidP="00D81321">
                      <w:pPr>
                        <w:spacing w:before="0" w:after="0" w:line="180" w:lineRule="auto"/>
                        <w:jc w:val="center"/>
                        <w:rPr>
                          <w:lang w:val="en-GB"/>
                        </w:rPr>
                      </w:pPr>
                      <w:r>
                        <w:rPr>
                          <w:lang w:val="en-GB"/>
                        </w:rPr>
                        <w:t>Social Animator</w:t>
                      </w:r>
                    </w:p>
                  </w:txbxContent>
                </v:textbox>
                <w10:wrap type="square" anchorx="margin"/>
              </v:shape>
            </w:pict>
          </mc:Fallback>
        </mc:AlternateContent>
      </w:r>
    </w:p>
    <w:p w14:paraId="1D520359" w14:textId="77777777" w:rsidR="00D81321" w:rsidRDefault="00D81321" w:rsidP="00D81321">
      <w:pPr>
        <w:rPr>
          <w:sz w:val="16"/>
          <w:szCs w:val="16"/>
        </w:rPr>
      </w:pPr>
    </w:p>
    <w:p w14:paraId="6E573A22" w14:textId="77777777" w:rsidR="00D81321" w:rsidRDefault="00D81321" w:rsidP="00D81321">
      <w:pPr>
        <w:ind w:left="6372" w:firstLine="708"/>
        <w:rPr>
          <w:sz w:val="16"/>
          <w:szCs w:val="16"/>
        </w:rPr>
      </w:pPr>
    </w:p>
    <w:p w14:paraId="235E0B29" w14:textId="77777777" w:rsidR="00D81321" w:rsidRDefault="00D81321" w:rsidP="00D81321">
      <w:pPr>
        <w:ind w:left="6372" w:firstLine="708"/>
        <w:rPr>
          <w:sz w:val="16"/>
          <w:szCs w:val="16"/>
        </w:rPr>
      </w:pPr>
    </w:p>
    <w:p w14:paraId="69DEF171" w14:textId="77777777" w:rsidR="00D81321" w:rsidRDefault="00D81321" w:rsidP="00D81321">
      <w:r>
        <w:rPr>
          <w:noProof/>
          <w:lang w:eastAsia="fr-FR"/>
        </w:rPr>
        <w:t xml:space="preserve"> </w:t>
      </w:r>
      <w:r>
        <w:rPr>
          <w:noProof/>
          <w:lang w:eastAsia="fr-FR"/>
        </w:rPr>
        <w:tab/>
      </w:r>
      <w:r>
        <w:rPr>
          <w:noProof/>
          <w:lang w:eastAsia="fr-FR"/>
        </w:rPr>
        <w:tab/>
      </w:r>
      <w:r>
        <w:rPr>
          <w:noProof/>
          <w:lang w:eastAsia="fr-FR"/>
        </w:rPr>
        <w:tab/>
      </w:r>
    </w:p>
    <w:p w14:paraId="28E17C2E" w14:textId="77777777" w:rsidR="00D81321" w:rsidRDefault="00D81321" w:rsidP="00D81321">
      <w:pPr>
        <w:rPr>
          <w:sz w:val="16"/>
          <w:szCs w:val="16"/>
        </w:rPr>
      </w:pPr>
    </w:p>
    <w:p w14:paraId="6D65BB69" w14:textId="77777777" w:rsidR="00D81321" w:rsidRDefault="00D81321" w:rsidP="00D81321">
      <w:pPr>
        <w:rPr>
          <w:sz w:val="16"/>
          <w:szCs w:val="16"/>
        </w:rPr>
      </w:pPr>
    </w:p>
    <w:p w14:paraId="72D3AF04" w14:textId="77777777" w:rsidR="00D81321" w:rsidRDefault="00D81321" w:rsidP="00D81321">
      <w:pPr>
        <w:rPr>
          <w:sz w:val="16"/>
          <w:szCs w:val="16"/>
        </w:rPr>
      </w:pPr>
    </w:p>
    <w:p w14:paraId="2CDDFA87" w14:textId="77777777" w:rsidR="007F2EAE" w:rsidRPr="00683A39" w:rsidRDefault="007F2EAE" w:rsidP="007F2EAE">
      <w:pPr>
        <w:rPr>
          <w:caps/>
          <w:spacing w:val="15"/>
        </w:rPr>
      </w:pPr>
    </w:p>
    <w:p w14:paraId="5AE0D174" w14:textId="664A56EA" w:rsidR="007F2EAE" w:rsidRPr="00683A39" w:rsidRDefault="007F2EAE" w:rsidP="007F2EAE">
      <w:pPr>
        <w:pStyle w:val="Titre2"/>
      </w:pPr>
      <w:bookmarkStart w:id="150" w:name="_Toc521751127"/>
      <w:r w:rsidRPr="00683A39">
        <w:t>CONSEILLERS</w:t>
      </w:r>
      <w:bookmarkEnd w:id="150"/>
    </w:p>
    <w:p w14:paraId="682B26C6" w14:textId="77777777" w:rsidR="00D81321" w:rsidRDefault="00D81321" w:rsidP="00D81321"/>
    <w:p w14:paraId="470A4057" w14:textId="18574CD4" w:rsidR="00D81321" w:rsidRDefault="00D81321" w:rsidP="00D81321">
      <w:r>
        <w:rPr>
          <w:noProof/>
          <w:lang w:eastAsia="fr-FR"/>
        </w:rPr>
        <mc:AlternateContent>
          <mc:Choice Requires="wps">
            <w:drawing>
              <wp:anchor distT="45720" distB="45720" distL="114300" distR="114300" simplePos="0" relativeHeight="251666432" behindDoc="0" locked="0" layoutInCell="1" allowOverlap="1" wp14:anchorId="7B7FB906" wp14:editId="277EF346">
                <wp:simplePos x="0" y="0"/>
                <wp:positionH relativeFrom="margin">
                  <wp:align>left</wp:align>
                </wp:positionH>
                <wp:positionV relativeFrom="paragraph">
                  <wp:posOffset>180975</wp:posOffset>
                </wp:positionV>
                <wp:extent cx="1555750" cy="1788795"/>
                <wp:effectExtent l="0" t="0" r="25400" b="20955"/>
                <wp:wrapSquare wrapText="bothSides"/>
                <wp:docPr id="15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0" cy="1788795"/>
                        </a:xfrm>
                        <a:prstGeom prst="rect">
                          <a:avLst/>
                        </a:prstGeom>
                        <a:solidFill>
                          <a:srgbClr val="FFFFFF"/>
                        </a:solidFill>
                        <a:ln w="9525">
                          <a:solidFill>
                            <a:srgbClr val="000000"/>
                          </a:solidFill>
                          <a:miter lim="800000"/>
                          <a:headEnd/>
                          <a:tailEnd/>
                        </a:ln>
                      </wps:spPr>
                      <wps:txbx>
                        <w:txbxContent>
                          <w:p w14:paraId="4701692E" w14:textId="5CB3C2D6" w:rsidR="009B1192" w:rsidRDefault="009B1192" w:rsidP="00D81321">
                            <w:pPr>
                              <w:spacing w:before="0" w:after="0" w:line="180" w:lineRule="auto"/>
                              <w:jc w:val="center"/>
                              <w:rPr>
                                <w:lang w:val="en-GB"/>
                              </w:rPr>
                            </w:pPr>
                            <w:r>
                              <w:rPr>
                                <w:noProof/>
                                <w:lang w:eastAsia="fr-FR"/>
                              </w:rPr>
                              <w:drawing>
                                <wp:inline distT="0" distB="0" distL="0" distR="0" wp14:anchorId="6DEA0CFE" wp14:editId="29DB4A07">
                                  <wp:extent cx="1221105" cy="1221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1105" cy="1221105"/>
                                          </a:xfrm>
                                          <a:prstGeom prst="rect">
                                            <a:avLst/>
                                          </a:prstGeom>
                                          <a:noFill/>
                                          <a:ln>
                                            <a:noFill/>
                                          </a:ln>
                                        </pic:spPr>
                                      </pic:pic>
                                    </a:graphicData>
                                  </a:graphic>
                                </wp:inline>
                              </w:drawing>
                            </w:r>
                          </w:p>
                          <w:p w14:paraId="1C2CDBC3" w14:textId="77777777" w:rsidR="009B1192" w:rsidRDefault="009B1192" w:rsidP="00D81321">
                            <w:pPr>
                              <w:spacing w:before="0" w:after="0" w:line="180" w:lineRule="auto"/>
                              <w:jc w:val="center"/>
                              <w:rPr>
                                <w:lang w:val="en-GB"/>
                              </w:rPr>
                            </w:pPr>
                            <w:r>
                              <w:rPr>
                                <w:lang w:val="en-GB"/>
                              </w:rPr>
                              <w:t>Benoît Renard</w:t>
                            </w:r>
                          </w:p>
                          <w:p w14:paraId="7FF77757" w14:textId="77777777" w:rsidR="009B1192" w:rsidRDefault="009B1192" w:rsidP="00D81321">
                            <w:pPr>
                              <w:spacing w:before="0" w:after="0" w:line="180" w:lineRule="auto"/>
                              <w:jc w:val="center"/>
                              <w:rPr>
                                <w:lang w:val="en-GB"/>
                              </w:rPr>
                            </w:pPr>
                            <w:r>
                              <w:rPr>
                                <w:lang w:val="en-GB"/>
                              </w:rPr>
                              <w:t>Conseiller légal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FB906" id="Text Box 150" o:spid="_x0000_s1042" type="#_x0000_t202" style="position:absolute;margin-left:0;margin-top:14.25pt;width:122.5pt;height:140.8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">
                <v:textbox>
                  <w:txbxContent>
                    <w:p w14:paraId="4701692E" w14:textId="5CB3C2D6" w:rsidR="009B1192" w:rsidRDefault="009B1192" w:rsidP="00D81321">
                      <w:pPr>
                        <w:spacing w:before="0" w:after="0" w:line="180" w:lineRule="auto"/>
                        <w:jc w:val="center"/>
                        <w:rPr>
                          <w:lang w:val="en-GB"/>
                        </w:rPr>
                      </w:pPr>
                      <w:r>
                        <w:rPr>
                          <w:noProof/>
                          <w:lang w:eastAsia="fr-FR"/>
                        </w:rPr>
                        <w:drawing>
                          <wp:inline distT="0" distB="0" distL="0" distR="0" wp14:anchorId="6DEA0CFE" wp14:editId="29DB4A07">
                            <wp:extent cx="1221105" cy="1221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1105" cy="1221105"/>
                                    </a:xfrm>
                                    <a:prstGeom prst="rect">
                                      <a:avLst/>
                                    </a:prstGeom>
                                    <a:noFill/>
                                    <a:ln>
                                      <a:noFill/>
                                    </a:ln>
                                  </pic:spPr>
                                </pic:pic>
                              </a:graphicData>
                            </a:graphic>
                          </wp:inline>
                        </w:drawing>
                      </w:r>
                    </w:p>
                    <w:p w14:paraId="1C2CDBC3" w14:textId="77777777" w:rsidR="009B1192" w:rsidRDefault="009B1192" w:rsidP="00D81321">
                      <w:pPr>
                        <w:spacing w:before="0" w:after="0" w:line="180" w:lineRule="auto"/>
                        <w:jc w:val="center"/>
                        <w:rPr>
                          <w:lang w:val="en-GB"/>
                        </w:rPr>
                      </w:pPr>
                      <w:r>
                        <w:rPr>
                          <w:lang w:val="en-GB"/>
                        </w:rPr>
                        <w:t>Benoît Renard</w:t>
                      </w:r>
                    </w:p>
                    <w:p w14:paraId="7FF77757" w14:textId="77777777" w:rsidR="009B1192" w:rsidRDefault="009B1192" w:rsidP="00D81321">
                      <w:pPr>
                        <w:spacing w:before="0" w:after="0" w:line="180" w:lineRule="auto"/>
                        <w:jc w:val="center"/>
                        <w:rPr>
                          <w:lang w:val="en-GB"/>
                        </w:rPr>
                      </w:pPr>
                      <w:r>
                        <w:rPr>
                          <w:lang w:val="en-GB"/>
                        </w:rPr>
                        <w:t>Conseiller légal</w:t>
                      </w:r>
                    </w:p>
                  </w:txbxContent>
                </v:textbox>
                <w10:wrap type="square" anchorx="margin"/>
              </v:shape>
            </w:pict>
          </mc:Fallback>
        </mc:AlternateContent>
      </w:r>
    </w:p>
    <w:p w14:paraId="6F53314E" w14:textId="77777777" w:rsidR="00D81321" w:rsidRDefault="00D81321" w:rsidP="00D81321">
      <w:r>
        <w:tab/>
      </w:r>
      <w:r>
        <w:tab/>
      </w:r>
    </w:p>
    <w:p w14:paraId="65976629" w14:textId="77777777" w:rsidR="00D81321" w:rsidRDefault="00D81321" w:rsidP="00D81321"/>
    <w:p w14:paraId="7C37113A" w14:textId="77777777" w:rsidR="00D81321" w:rsidRDefault="00D81321" w:rsidP="00D81321"/>
    <w:p w14:paraId="679CD235" w14:textId="77777777" w:rsidR="00D81321" w:rsidRDefault="00D81321" w:rsidP="00D81321"/>
    <w:p w14:paraId="06392A14" w14:textId="77777777" w:rsidR="00D81321" w:rsidRDefault="00D81321" w:rsidP="00D81321"/>
    <w:p w14:paraId="5A0FE72E" w14:textId="77777777" w:rsidR="00D81321" w:rsidRDefault="00D81321" w:rsidP="00D81321"/>
    <w:p w14:paraId="41ECC0B3" w14:textId="77777777" w:rsidR="007F2EAE" w:rsidRDefault="007F2EAE" w:rsidP="007F2EAE"/>
    <w:p w14:paraId="32A96513" w14:textId="77777777" w:rsidR="007F2EAE" w:rsidRDefault="007F2EAE" w:rsidP="007F2EAE"/>
    <w:p w14:paraId="4F481DC2" w14:textId="77777777" w:rsidR="00D81321" w:rsidRDefault="00D81321" w:rsidP="00D81321">
      <w:pPr>
        <w:rPr>
          <w:caps/>
          <w:color w:val="FFFFFF" w:themeColor="background1"/>
          <w:spacing w:val="15"/>
          <w:sz w:val="22"/>
          <w:szCs w:val="22"/>
        </w:rPr>
      </w:pPr>
    </w:p>
    <w:p w14:paraId="108FA65A" w14:textId="77777777" w:rsidR="002D38AE" w:rsidRDefault="002D38AE">
      <w:pPr>
        <w:rPr>
          <w:caps/>
          <w:color w:val="FFFFFF" w:themeColor="background1"/>
          <w:spacing w:val="15"/>
          <w:sz w:val="22"/>
          <w:szCs w:val="22"/>
        </w:rPr>
      </w:pPr>
      <w:r>
        <w:br w:type="page"/>
      </w:r>
    </w:p>
    <w:p w14:paraId="7C4D79E2" w14:textId="5DEE0DAE" w:rsidR="00B57C82" w:rsidRDefault="003179B6" w:rsidP="003179B6">
      <w:pPr>
        <w:pStyle w:val="Titre1"/>
      </w:pPr>
      <w:bookmarkStart w:id="151" w:name="_Toc521751128"/>
      <w:r>
        <w:lastRenderedPageBreak/>
        <w:t>ASPECTS LÉGAUX</w:t>
      </w:r>
      <w:bookmarkEnd w:id="151"/>
    </w:p>
    <w:p w14:paraId="74A4F528" w14:textId="77777777" w:rsidR="003179B6" w:rsidRDefault="003179B6">
      <w:pPr>
        <w:rPr>
          <w:rFonts w:ascii="Arial" w:hAnsi="Arial" w:cs="Arial"/>
          <w:sz w:val="24"/>
          <w:szCs w:val="24"/>
        </w:rPr>
      </w:pPr>
    </w:p>
    <w:p w14:paraId="03AEF854" w14:textId="06F35C00" w:rsidR="00BB264F" w:rsidRPr="003179B6" w:rsidRDefault="003179B6" w:rsidP="003179B6">
      <w:pPr>
        <w:pStyle w:val="Titre2"/>
      </w:pPr>
      <w:bookmarkStart w:id="152" w:name="_Toc521751129"/>
      <w:r w:rsidRPr="003179B6">
        <w:t>IMPLICATIONS L</w:t>
      </w:r>
      <w:r>
        <w:t>ÉGALES AVEC LES TOKENS SSW</w:t>
      </w:r>
      <w:bookmarkEnd w:id="152"/>
    </w:p>
    <w:p w14:paraId="61E1B098" w14:textId="77777777" w:rsidR="003179B6" w:rsidRDefault="003179B6">
      <w:pPr>
        <w:rPr>
          <w:rFonts w:ascii="Arial" w:hAnsi="Arial" w:cs="Arial"/>
          <w:sz w:val="24"/>
          <w:szCs w:val="24"/>
        </w:rPr>
      </w:pPr>
    </w:p>
    <w:p w14:paraId="6A796702" w14:textId="44FADF98" w:rsidR="00BB264F" w:rsidRDefault="00BB264F" w:rsidP="00844FF2">
      <w:r>
        <w:t xml:space="preserve">Nous ne pouvons garantir les évolutions futures </w:t>
      </w:r>
      <w:r w:rsidR="00E9025A">
        <w:t>du prix du token SSW, ni son éventuel</w:t>
      </w:r>
      <w:r w:rsidR="00B70F21">
        <w:t>le</w:t>
      </w:r>
      <w:r w:rsidR="00E9025A">
        <w:t xml:space="preserve"> présence dans les listings des échangeurs et la possibilité de le revendre. La possession de tokens ne donne aucun droit de participation, contrôle ou décision concernant la société Grey Matter Technologies. Quel</w:t>
      </w:r>
      <w:r w:rsidR="00B70F21">
        <w:t>le</w:t>
      </w:r>
      <w:r w:rsidR="00E9025A">
        <w:t xml:space="preserve"> que soit l’issue de l’ICO, </w:t>
      </w:r>
      <w:r w:rsidR="005C42FA">
        <w:t xml:space="preserve">le token n’est pas remboursable. </w:t>
      </w:r>
      <w:r w:rsidR="00E9025A">
        <w:t xml:space="preserve">L’investisseur ou </w:t>
      </w:r>
      <w:r w:rsidR="00B70F21">
        <w:t xml:space="preserve">le </w:t>
      </w:r>
      <w:r w:rsidR="00E9025A">
        <w:t>spéculateur</w:t>
      </w:r>
      <w:r w:rsidR="005C42FA">
        <w:t xml:space="preserve"> en assume pleinement le risque d’achat.</w:t>
      </w:r>
    </w:p>
    <w:p w14:paraId="20D539ED" w14:textId="3970FC78" w:rsidR="00372046" w:rsidRDefault="003663F9" w:rsidP="00844FF2">
      <w:r>
        <w:t>De par</w:t>
      </w:r>
      <w:r w:rsidR="00372046">
        <w:t xml:space="preserve"> l’aspect communautaire de Secure Swap, et le fait que les échanges entre crypto-monnaies font partie d’un système</w:t>
      </w:r>
      <w:r w:rsidR="00891497">
        <w:t xml:space="preserve"> distribué, hors du</w:t>
      </w:r>
      <w:r w:rsidR="00372046">
        <w:t xml:space="preserve"> contrôle de la société Grey Matter Technologies, le token Secure Swap est un token utilitaire, servant de preuve d’enjeu pour sécuriser les échanges au seins du système ouvert. Il permet certes de gagner des profits, comme Ethereum avec le mining, mais dans un système distribué sans gouvernance de société, Grey Matter Technologies se contentant de fournir les solutions techniques.</w:t>
      </w:r>
    </w:p>
    <w:p w14:paraId="486D9325" w14:textId="2916B902" w:rsidR="00BB264F" w:rsidRDefault="00BB264F" w:rsidP="00844FF2">
      <w:r>
        <w:t>Comme Secure Swap est un échangeur ouvert distribué et communautaire, cela implique l’anonymat</w:t>
      </w:r>
      <w:r w:rsidR="005C42FA">
        <w:t xml:space="preserve"> des utilisateurs</w:t>
      </w:r>
      <w:r>
        <w:t>, du moins autant que les crypto-monnaies échangées le p</w:t>
      </w:r>
      <w:r w:rsidR="005C42FA">
        <w:t>ermettent, et donc il parait inenvisageable</w:t>
      </w:r>
      <w:r>
        <w:t xml:space="preserve"> de demander les identités </w:t>
      </w:r>
      <w:r w:rsidR="005C42FA">
        <w:t>des investisseurs et leurs justificatifs de résidence, afin de vérifier leurs droits de participations à cette ICO.</w:t>
      </w:r>
    </w:p>
    <w:p w14:paraId="2EB2DEDD" w14:textId="32DD72CB" w:rsidR="00BB264F" w:rsidRDefault="00BB264F" w:rsidP="00844FF2">
      <w:r>
        <w:t>De ce fait</w:t>
      </w:r>
      <w:r w:rsidR="00B70F21">
        <w:t>,</w:t>
      </w:r>
      <w:r>
        <w:t xml:space="preserve"> </w:t>
      </w:r>
      <w:r w:rsidRPr="00B051F6">
        <w:rPr>
          <w:rStyle w:val="lev"/>
        </w:rPr>
        <w:t>il revient au</w:t>
      </w:r>
      <w:r w:rsidR="005C42FA" w:rsidRPr="00B051F6">
        <w:rPr>
          <w:rStyle w:val="lev"/>
        </w:rPr>
        <w:t>x</w:t>
      </w:r>
      <w:r w:rsidRPr="00B051F6">
        <w:rPr>
          <w:rStyle w:val="lev"/>
        </w:rPr>
        <w:t xml:space="preserve"> investisseurs de vérifier</w:t>
      </w:r>
      <w:r w:rsidR="005A3A68">
        <w:rPr>
          <w:rStyle w:val="lev"/>
        </w:rPr>
        <w:t>,</w:t>
      </w:r>
      <w:r w:rsidRPr="00B051F6">
        <w:rPr>
          <w:rStyle w:val="lev"/>
        </w:rPr>
        <w:t xml:space="preserve"> </w:t>
      </w:r>
      <w:r w:rsidR="00B76A54" w:rsidRPr="00B051F6">
        <w:rPr>
          <w:rStyle w:val="lev"/>
        </w:rPr>
        <w:t>selon leur pays de résidence,</w:t>
      </w:r>
      <w:r w:rsidRPr="00B051F6">
        <w:rPr>
          <w:rStyle w:val="lev"/>
        </w:rPr>
        <w:t xml:space="preserve"> la légalité de participer à cette ICO</w:t>
      </w:r>
      <w:r w:rsidR="00B051F6">
        <w:t xml:space="preserve">, et de s’en abstenir en cas </w:t>
      </w:r>
      <w:r w:rsidR="00A04675">
        <w:t xml:space="preserve">d’illégalité ou </w:t>
      </w:r>
      <w:r w:rsidR="00B051F6">
        <w:t>de doutes.</w:t>
      </w:r>
    </w:p>
    <w:p w14:paraId="24DBD25F" w14:textId="77777777" w:rsidR="00B051F6" w:rsidRDefault="00B051F6" w:rsidP="00844FF2"/>
    <w:p w14:paraId="3ED4AC3E" w14:textId="5DF8B631" w:rsidR="00E9025A" w:rsidRDefault="00B76A54" w:rsidP="00844FF2">
      <w:r w:rsidRPr="00891497">
        <w:rPr>
          <w:rStyle w:val="lev"/>
        </w:rPr>
        <w:t>À</w:t>
      </w:r>
      <w:r w:rsidR="00E9025A" w:rsidRPr="00891497">
        <w:rPr>
          <w:rStyle w:val="lev"/>
        </w:rPr>
        <w:t xml:space="preserve"> noter que la participation à une ICO est </w:t>
      </w:r>
      <w:r w:rsidR="00891497" w:rsidRPr="00891497">
        <w:rPr>
          <w:rStyle w:val="lev"/>
        </w:rPr>
        <w:t>actue</w:t>
      </w:r>
      <w:r w:rsidR="005A3A68">
        <w:rPr>
          <w:rStyle w:val="lev"/>
        </w:rPr>
        <w:t>l</w:t>
      </w:r>
      <w:r w:rsidR="00891497" w:rsidRPr="00891497">
        <w:rPr>
          <w:rStyle w:val="lev"/>
        </w:rPr>
        <w:t xml:space="preserve">lement </w:t>
      </w:r>
      <w:r w:rsidR="00E9025A" w:rsidRPr="00891497">
        <w:rPr>
          <w:rStyle w:val="lev"/>
        </w:rPr>
        <w:t>totalement interdite en Chine</w:t>
      </w:r>
      <w:r w:rsidR="00891497" w:rsidRPr="00891497">
        <w:rPr>
          <w:rStyle w:val="lev"/>
        </w:rPr>
        <w:t xml:space="preserve"> et en Corée du sud</w:t>
      </w:r>
      <w:r w:rsidR="00E9025A">
        <w:t>, quel</w:t>
      </w:r>
      <w:r w:rsidR="00B70F21">
        <w:t xml:space="preserve">le </w:t>
      </w:r>
      <w:r w:rsidR="00E9025A">
        <w:t>que soit la nature du token.</w:t>
      </w:r>
    </w:p>
    <w:p w14:paraId="0E50EE8B" w14:textId="5F5A0D32" w:rsidR="00B2694F" w:rsidRDefault="00B2694F" w:rsidP="00844FF2">
      <w:r w:rsidRPr="00B051F6">
        <w:rPr>
          <w:rStyle w:val="lev"/>
        </w:rPr>
        <w:t>Pour les ressortissants Américains</w:t>
      </w:r>
      <w:r>
        <w:t xml:space="preserve">, il leur revient de </w:t>
      </w:r>
      <w:r w:rsidRPr="00B051F6">
        <w:rPr>
          <w:rStyle w:val="lev"/>
        </w:rPr>
        <w:t>vérifier auprès de la SEC</w:t>
      </w:r>
      <w:r w:rsidR="00B051F6" w:rsidRPr="00B051F6">
        <w:rPr>
          <w:rStyle w:val="lev"/>
        </w:rPr>
        <w:t xml:space="preserve"> la légalité de participer à cet ICO</w:t>
      </w:r>
      <w:r w:rsidR="00B051F6">
        <w:t>.</w:t>
      </w:r>
    </w:p>
    <w:p w14:paraId="27655C50" w14:textId="22FA8009" w:rsidR="00891497" w:rsidRDefault="00B051F6" w:rsidP="00844FF2">
      <w:r w:rsidRPr="00B051F6">
        <w:rPr>
          <w:rStyle w:val="lev"/>
        </w:rPr>
        <w:t>Pour les ressortissants Européens</w:t>
      </w:r>
      <w:r>
        <w:t xml:space="preserve">, en participant à cette ICO, vous déclarez </w:t>
      </w:r>
      <w:r w:rsidRPr="00B051F6">
        <w:rPr>
          <w:rStyle w:val="lev"/>
        </w:rPr>
        <w:t>ne pas être un consommateur au sens de la Directive Européenne 2011/83/UE du 25 octobre 2011 relative aux droits des consommateurs</w:t>
      </w:r>
      <w:r>
        <w:t>.</w:t>
      </w:r>
    </w:p>
    <w:p w14:paraId="7F0E8E64" w14:textId="28FFB2F0" w:rsidR="00B051F6" w:rsidRDefault="003663F9" w:rsidP="00844FF2">
      <w:r w:rsidRPr="003663F9">
        <w:rPr>
          <w:rStyle w:val="lev"/>
        </w:rPr>
        <w:t>Pour les ressortissants Russes</w:t>
      </w:r>
      <w:r>
        <w:t xml:space="preserve">, il leur revient de vérifier </w:t>
      </w:r>
      <w:r w:rsidRPr="003A433C">
        <w:rPr>
          <w:rStyle w:val="lev"/>
        </w:rPr>
        <w:t>auprès des autorités régulatrices de la légalité</w:t>
      </w:r>
      <w:r w:rsidRPr="00B051F6">
        <w:rPr>
          <w:rStyle w:val="lev"/>
        </w:rPr>
        <w:t xml:space="preserve"> de participer à cet ICO</w:t>
      </w:r>
      <w:r>
        <w:t xml:space="preserve">. </w:t>
      </w:r>
    </w:p>
    <w:p w14:paraId="4B374BAB" w14:textId="77777777" w:rsidR="00E66BB9" w:rsidRDefault="00E66BB9"/>
    <w:p w14:paraId="3216554D" w14:textId="5D8119A2" w:rsidR="00C60B8E" w:rsidRPr="00E66BB9" w:rsidRDefault="00B76A54">
      <w:r w:rsidRPr="00E66BB9">
        <w:t>À</w:t>
      </w:r>
      <w:r w:rsidR="00844FF2" w:rsidRPr="00E66BB9">
        <w:t xml:space="preserve"> propos des nodes de</w:t>
      </w:r>
      <w:r w:rsidR="00595402" w:rsidRPr="00E66BB9">
        <w:t xml:space="preserve"> conversion des crypto-monnaies</w:t>
      </w:r>
      <w:r w:rsidR="00844FF2" w:rsidRPr="00E66BB9">
        <w:t xml:space="preserve"> vers les devises fiat</w:t>
      </w:r>
      <w:r w:rsidR="00E66BB9">
        <w:t> :</w:t>
      </w:r>
    </w:p>
    <w:p w14:paraId="66BCE9BB" w14:textId="4B37ADE0" w:rsidR="00844FF2" w:rsidRDefault="00595402">
      <w:pPr>
        <w:rPr>
          <w:caps/>
          <w:color w:val="FFFFFF" w:themeColor="background1"/>
          <w:spacing w:val="15"/>
          <w:sz w:val="22"/>
          <w:szCs w:val="22"/>
        </w:rPr>
      </w:pPr>
      <w:r w:rsidRPr="00E66BB9">
        <w:t>C</w:t>
      </w:r>
      <w:r w:rsidR="00844FF2" w:rsidRPr="00E66BB9">
        <w:t>e type de node impliqu</w:t>
      </w:r>
      <w:r w:rsidR="00E67D49" w:rsidRPr="00E66BB9">
        <w:t>e</w:t>
      </w:r>
      <w:r w:rsidR="00844FF2" w:rsidRPr="00E66BB9">
        <w:t xml:space="preserve"> une structure légale et une conformité aux lois locales du lieu d’exploitation, notamment </w:t>
      </w:r>
      <w:r w:rsidR="00844FF2" w:rsidRPr="00E66BB9">
        <w:rPr>
          <w:rStyle w:val="lev"/>
        </w:rPr>
        <w:t>les</w:t>
      </w:r>
      <w:r w:rsidR="00B9674F" w:rsidRPr="00E66BB9">
        <w:rPr>
          <w:rStyle w:val="lev"/>
        </w:rPr>
        <w:t xml:space="preserve"> réglementations (</w:t>
      </w:r>
      <w:r w:rsidR="00844FF2" w:rsidRPr="00E66BB9">
        <w:rPr>
          <w:rStyle w:val="lev"/>
        </w:rPr>
        <w:t>KYC</w:t>
      </w:r>
      <w:r w:rsidR="00B9674F" w:rsidRPr="00E66BB9">
        <w:rPr>
          <w:rStyle w:val="lev"/>
        </w:rPr>
        <w:t>/AML/CFT/FCA)</w:t>
      </w:r>
      <w:r w:rsidR="00844FF2" w:rsidRPr="00E66BB9">
        <w:rPr>
          <w:rStyle w:val="lev"/>
        </w:rPr>
        <w:t xml:space="preserve"> </w:t>
      </w:r>
      <w:r w:rsidR="006438E9" w:rsidRPr="00E66BB9">
        <w:rPr>
          <w:rStyle w:val="lev"/>
        </w:rPr>
        <w:t xml:space="preserve">relatives à </w:t>
      </w:r>
      <w:r w:rsidR="008414E2" w:rsidRPr="00E66BB9">
        <w:rPr>
          <w:rStyle w:val="lev"/>
        </w:rPr>
        <w:t xml:space="preserve">la </w:t>
      </w:r>
      <w:r w:rsidR="00844FF2" w:rsidRPr="00E66BB9">
        <w:rPr>
          <w:rStyle w:val="lev"/>
        </w:rPr>
        <w:t>fraude,</w:t>
      </w:r>
      <w:r w:rsidR="008414E2" w:rsidRPr="00E66BB9">
        <w:rPr>
          <w:rStyle w:val="lev"/>
        </w:rPr>
        <w:t xml:space="preserve"> le</w:t>
      </w:r>
      <w:r w:rsidR="00844FF2" w:rsidRPr="00E66BB9">
        <w:rPr>
          <w:rStyle w:val="lev"/>
        </w:rPr>
        <w:t xml:space="preserve"> blanchiment d’argent </w:t>
      </w:r>
      <w:r w:rsidR="008414E2" w:rsidRPr="00E66BB9">
        <w:rPr>
          <w:rStyle w:val="lev"/>
        </w:rPr>
        <w:t xml:space="preserve">ou </w:t>
      </w:r>
      <w:r w:rsidR="00844FF2" w:rsidRPr="00E66BB9">
        <w:rPr>
          <w:rStyle w:val="lev"/>
        </w:rPr>
        <w:t>toute activité crimi</w:t>
      </w:r>
      <w:r w:rsidR="00B051F6" w:rsidRPr="00E66BB9">
        <w:rPr>
          <w:rStyle w:val="lev"/>
        </w:rPr>
        <w:t>nelle</w:t>
      </w:r>
      <w:r w:rsidR="00B051F6" w:rsidRPr="00E66BB9">
        <w:t>.</w:t>
      </w:r>
      <w:r w:rsidR="00844FF2">
        <w:br w:type="page"/>
      </w:r>
    </w:p>
    <w:p w14:paraId="0871B82F" w14:textId="287AD71D" w:rsidR="00140EAD" w:rsidRDefault="003179B6" w:rsidP="003179B6">
      <w:pPr>
        <w:pStyle w:val="Titre1"/>
      </w:pPr>
      <w:bookmarkStart w:id="153" w:name="_Toc521751130"/>
      <w:r>
        <w:lastRenderedPageBreak/>
        <w:t>L’ENTREPRISE EXPLOITANT L’ECHANGEUR</w:t>
      </w:r>
      <w:bookmarkEnd w:id="153"/>
    </w:p>
    <w:p w14:paraId="4228F1C2" w14:textId="77777777" w:rsidR="003179B6" w:rsidRPr="00B90619" w:rsidRDefault="003179B6">
      <w:pPr>
        <w:rPr>
          <w:rFonts w:ascii="Arial" w:hAnsi="Arial" w:cs="Arial"/>
          <w:sz w:val="24"/>
          <w:szCs w:val="24"/>
        </w:rPr>
      </w:pPr>
    </w:p>
    <w:p w14:paraId="0DB3A1F1" w14:textId="01A4404B" w:rsidR="00B90619" w:rsidRPr="00FD18BA" w:rsidRDefault="00B90619" w:rsidP="00140EAD">
      <w:pPr>
        <w:numPr>
          <w:ilvl w:val="0"/>
          <w:numId w:val="24"/>
        </w:numPr>
        <w:rPr>
          <w:rFonts w:cstheme="minorHAnsi"/>
        </w:rPr>
      </w:pPr>
      <w:r w:rsidRPr="00FD18BA">
        <w:rPr>
          <w:rFonts w:cstheme="minorHAnsi"/>
        </w:rPr>
        <w:t xml:space="preserve">L’échangeur, c’est-à-dire les nodes passerelles, le node d’arbitrage et les nodes de conversion vers les devise fiat, supportés par </w:t>
      </w:r>
      <w:r w:rsidR="004B69A7" w:rsidRPr="00FD18BA">
        <w:rPr>
          <w:rFonts w:cstheme="minorHAnsi"/>
        </w:rPr>
        <w:t>nous-même</w:t>
      </w:r>
      <w:r w:rsidRPr="00FD18BA">
        <w:rPr>
          <w:rFonts w:cstheme="minorHAnsi"/>
        </w:rPr>
        <w:t xml:space="preserve">, sera exploité par la société Grey Matter Technologies: </w:t>
      </w:r>
      <w:hyperlink r:id="rId34" w:history="1">
        <w:r w:rsidRPr="00FD18BA">
          <w:rPr>
            <w:rStyle w:val="Lienhypertexte"/>
            <w:rFonts w:cstheme="minorHAnsi"/>
          </w:rPr>
          <w:t>ww.greymattertechs.com</w:t>
        </w:r>
      </w:hyperlink>
    </w:p>
    <w:p w14:paraId="3F585D3D" w14:textId="0456F318" w:rsidR="00B90619" w:rsidRPr="00FD18BA" w:rsidRDefault="00B90619" w:rsidP="00140EAD">
      <w:pPr>
        <w:numPr>
          <w:ilvl w:val="0"/>
          <w:numId w:val="24"/>
        </w:numPr>
        <w:rPr>
          <w:rFonts w:cstheme="minorHAnsi"/>
        </w:rPr>
      </w:pPr>
      <w:r w:rsidRPr="00FD18BA">
        <w:rPr>
          <w:rFonts w:cstheme="minorHAnsi"/>
        </w:rPr>
        <w:t>La société Grey Matter Technologies est une société de juridiction Chilienne</w:t>
      </w:r>
      <w:r w:rsidR="0083155B">
        <w:rPr>
          <w:rFonts w:cstheme="minorHAnsi"/>
        </w:rPr>
        <w:t>. (</w:t>
      </w:r>
      <w:hyperlink r:id="rId35" w:history="1">
        <w:r w:rsidR="0083155B" w:rsidRPr="0083155B">
          <w:rPr>
            <w:rStyle w:val="Lienhypertexte"/>
            <w:rFonts w:cstheme="minorHAnsi"/>
          </w:rPr>
          <w:t>https://www.conservador.cl/portal/indice_comercio</w:t>
        </w:r>
      </w:hyperlink>
      <w:r w:rsidR="0083155B">
        <w:rPr>
          <w:rFonts w:cstheme="minorHAnsi"/>
        </w:rPr>
        <w:t>)</w:t>
      </w:r>
    </w:p>
    <w:p w14:paraId="3BFDB9F6" w14:textId="3EC3BE63" w:rsidR="00B90619" w:rsidRPr="00FD18BA" w:rsidRDefault="00B90619" w:rsidP="00140EAD">
      <w:pPr>
        <w:numPr>
          <w:ilvl w:val="0"/>
          <w:numId w:val="24"/>
        </w:numPr>
        <w:rPr>
          <w:rFonts w:cstheme="minorHAnsi"/>
        </w:rPr>
      </w:pPr>
      <w:r w:rsidRPr="00FD18BA">
        <w:rPr>
          <w:rFonts w:cstheme="minorHAnsi"/>
        </w:rPr>
        <w:t>Nous encourageons tout volontaire à soutenir le système en faisant fonctionner ses propres nodes passerelles, et également à exploiter les conversions vers les devises fiat pour son propre compte, ceci évidemment à son entière responsabilité quant au respect des réglementations locales, correspondant au</w:t>
      </w:r>
      <w:r w:rsidR="00B76A54">
        <w:rPr>
          <w:rFonts w:cstheme="minorHAnsi"/>
        </w:rPr>
        <w:t>x</w:t>
      </w:r>
      <w:r w:rsidRPr="00FD18BA">
        <w:rPr>
          <w:rFonts w:cstheme="minorHAnsi"/>
        </w:rPr>
        <w:t xml:space="preserve"> lieux d’exploitations de ces systèmes.</w:t>
      </w:r>
    </w:p>
    <w:p w14:paraId="0FD3F32E" w14:textId="77777777" w:rsidR="00140EAD" w:rsidRPr="00B90619" w:rsidRDefault="00140EAD">
      <w:pPr>
        <w:rPr>
          <w:rFonts w:ascii="Arial" w:hAnsi="Arial" w:cs="Arial"/>
          <w:sz w:val="24"/>
          <w:szCs w:val="24"/>
        </w:rPr>
      </w:pPr>
    </w:p>
    <w:p w14:paraId="5124D2E6" w14:textId="77777777" w:rsidR="00140EAD" w:rsidRPr="00B57C82" w:rsidRDefault="00140EAD">
      <w:pPr>
        <w:rPr>
          <w:rFonts w:ascii="Arial" w:hAnsi="Arial" w:cs="Arial"/>
          <w:sz w:val="24"/>
          <w:szCs w:val="24"/>
        </w:rPr>
      </w:pPr>
    </w:p>
    <w:p w14:paraId="0CBB9B52" w14:textId="77777777" w:rsidR="00E73756" w:rsidRDefault="00E73756">
      <w:pPr>
        <w:rPr>
          <w:caps/>
          <w:color w:val="FFFFFF" w:themeColor="background1"/>
          <w:spacing w:val="15"/>
          <w:sz w:val="22"/>
          <w:szCs w:val="22"/>
        </w:rPr>
      </w:pPr>
      <w:r>
        <w:br w:type="page"/>
      </w:r>
    </w:p>
    <w:p w14:paraId="5B4FBDF0" w14:textId="3C100A9E" w:rsidR="0091331A" w:rsidRPr="00B810DB" w:rsidRDefault="00B810DB" w:rsidP="00B810DB">
      <w:pPr>
        <w:pStyle w:val="Titre1"/>
      </w:pPr>
      <w:bookmarkStart w:id="154" w:name="_Toc521751131"/>
      <w:r w:rsidRPr="00E30D62">
        <w:lastRenderedPageBreak/>
        <w:t>FAQ</w:t>
      </w:r>
      <w:bookmarkEnd w:id="154"/>
    </w:p>
    <w:p w14:paraId="7430DC5E" w14:textId="4165D679" w:rsidR="00140EAD" w:rsidRPr="00E30D62" w:rsidRDefault="0091331A" w:rsidP="0091331A">
      <w:pPr>
        <w:pStyle w:val="Titre2"/>
      </w:pPr>
      <w:bookmarkStart w:id="155" w:name="_Toc521751132"/>
      <w:r w:rsidRPr="00E30D62">
        <w:t>FAQ SECURE SWAP</w:t>
      </w:r>
      <w:bookmarkEnd w:id="155"/>
    </w:p>
    <w:p w14:paraId="19C597F5" w14:textId="77777777" w:rsidR="0091331A" w:rsidRPr="00E30D62" w:rsidRDefault="0091331A" w:rsidP="00140EAD">
      <w:pPr>
        <w:rPr>
          <w:rFonts w:ascii="Arial" w:hAnsi="Arial" w:cs="Arial"/>
          <w:sz w:val="24"/>
          <w:szCs w:val="24"/>
        </w:rPr>
      </w:pPr>
    </w:p>
    <w:p w14:paraId="1182F7CA" w14:textId="77777777" w:rsidR="00140EAD" w:rsidRPr="00FD18BA" w:rsidRDefault="00140EAD" w:rsidP="00140EAD">
      <w:pPr>
        <w:rPr>
          <w:rFonts w:cstheme="minorHAnsi"/>
        </w:rPr>
      </w:pPr>
      <w:r w:rsidRPr="00FD18BA">
        <w:rPr>
          <w:rFonts w:cstheme="minorHAnsi"/>
        </w:rPr>
        <w:t>Q1 : Qu’est-ce qu’est Secure Swap ?</w:t>
      </w:r>
    </w:p>
    <w:p w14:paraId="6868BAC0" w14:textId="181CFB64" w:rsidR="00140EAD" w:rsidRPr="00FD18BA" w:rsidRDefault="00140EAD" w:rsidP="00140EAD">
      <w:pPr>
        <w:rPr>
          <w:rFonts w:cstheme="minorHAnsi"/>
        </w:rPr>
      </w:pPr>
      <w:r w:rsidRPr="00FD18BA">
        <w:rPr>
          <w:rFonts w:cstheme="minorHAnsi"/>
        </w:rPr>
        <w:t xml:space="preserve">R1 : Secure </w:t>
      </w:r>
      <w:r w:rsidR="00B76A54">
        <w:rPr>
          <w:rFonts w:cstheme="minorHAnsi"/>
        </w:rPr>
        <w:t>Swap est un échangeur de crypto-</w:t>
      </w:r>
      <w:r w:rsidRPr="00FD18BA">
        <w:rPr>
          <w:rFonts w:cstheme="minorHAnsi"/>
        </w:rPr>
        <w:t>monnaies décentralisé (DEX), avec un aspect communautaire. Il est développé par la société Grey Mater Technologies, basée au Chili, par une équipe fondatrice Française.</w:t>
      </w:r>
    </w:p>
    <w:p w14:paraId="14D144B3" w14:textId="77777777" w:rsidR="00140EAD" w:rsidRPr="00FD18BA" w:rsidRDefault="00140EAD" w:rsidP="00140EAD">
      <w:pPr>
        <w:rPr>
          <w:rFonts w:cstheme="minorHAnsi"/>
        </w:rPr>
      </w:pPr>
    </w:p>
    <w:p w14:paraId="3B453E8D" w14:textId="77777777" w:rsidR="00140EAD" w:rsidRPr="00FD18BA" w:rsidRDefault="00140EAD" w:rsidP="00140EAD">
      <w:pPr>
        <w:rPr>
          <w:rFonts w:cstheme="minorHAnsi"/>
        </w:rPr>
      </w:pPr>
      <w:r w:rsidRPr="00FD18BA">
        <w:rPr>
          <w:rFonts w:cstheme="minorHAnsi"/>
        </w:rPr>
        <w:t>Q2 : Quelles crypto-monnaies supporte-t-il ?</w:t>
      </w:r>
    </w:p>
    <w:p w14:paraId="6A7D718D" w14:textId="3F937A59" w:rsidR="00140EAD" w:rsidRPr="00FD18BA" w:rsidRDefault="00140EAD" w:rsidP="00140EAD">
      <w:pPr>
        <w:rPr>
          <w:rFonts w:cstheme="minorHAnsi"/>
        </w:rPr>
      </w:pPr>
      <w:r w:rsidRPr="00FD18BA">
        <w:rPr>
          <w:rFonts w:cstheme="minorHAnsi"/>
        </w:rPr>
        <w:t>R2 : Potentiellement toutes les devises dig</w:t>
      </w:r>
      <w:r w:rsidR="00B76A54">
        <w:rPr>
          <w:rFonts w:cstheme="minorHAnsi"/>
        </w:rPr>
        <w:t>itales peuvent être échangées. À</w:t>
      </w:r>
      <w:r w:rsidRPr="00FD18BA">
        <w:rPr>
          <w:rFonts w:cstheme="minorHAnsi"/>
        </w:rPr>
        <w:t xml:space="preserve"> son lancement le service supportera les crypto-monnaie les plus populaires, les autres seront ajoutées au fur et à mesure.</w:t>
      </w:r>
    </w:p>
    <w:p w14:paraId="697A0F41" w14:textId="77777777" w:rsidR="00140EAD" w:rsidRPr="00FD18BA" w:rsidRDefault="00140EAD" w:rsidP="00140EAD">
      <w:pPr>
        <w:rPr>
          <w:rFonts w:cstheme="minorHAnsi"/>
        </w:rPr>
      </w:pPr>
    </w:p>
    <w:p w14:paraId="0AA81313" w14:textId="77777777" w:rsidR="00140EAD" w:rsidRPr="00FD18BA" w:rsidRDefault="00140EAD" w:rsidP="00140EAD">
      <w:pPr>
        <w:rPr>
          <w:rFonts w:cstheme="minorHAnsi"/>
        </w:rPr>
      </w:pPr>
      <w:r w:rsidRPr="00FD18BA">
        <w:rPr>
          <w:rFonts w:cstheme="minorHAnsi"/>
        </w:rPr>
        <w:t>Q3 : Secure Swap supporte-t-il les conversions avec les devises fiat ?</w:t>
      </w:r>
    </w:p>
    <w:p w14:paraId="6CF066F0" w14:textId="5CE0BC3F" w:rsidR="00140EAD" w:rsidRPr="00FD18BA" w:rsidRDefault="00B76A54" w:rsidP="00140EAD">
      <w:pPr>
        <w:rPr>
          <w:rFonts w:cstheme="minorHAnsi"/>
        </w:rPr>
      </w:pPr>
      <w:r>
        <w:rPr>
          <w:rFonts w:cstheme="minorHAnsi"/>
        </w:rPr>
        <w:t>R3 : Oui, cela est prévu. À</w:t>
      </w:r>
      <w:r w:rsidR="00140EAD" w:rsidRPr="00FD18BA">
        <w:rPr>
          <w:rFonts w:cstheme="minorHAnsi"/>
        </w:rPr>
        <w:t xml:space="preserve"> son la</w:t>
      </w:r>
      <w:r w:rsidR="00B70F21">
        <w:rPr>
          <w:rFonts w:cstheme="minorHAnsi"/>
        </w:rPr>
        <w:t>n</w:t>
      </w:r>
      <w:r w:rsidR="00140EAD" w:rsidRPr="00FD18BA">
        <w:rPr>
          <w:rFonts w:cstheme="minorHAnsi"/>
        </w:rPr>
        <w:t>cement les monnaies sud-américaines seront supportées. L’aspect communautaire de notre plate-forme permettra à d’autres sociétés de s’installer afin de proposer les liens vers les monnaies fiat de leur pays ou région.</w:t>
      </w:r>
    </w:p>
    <w:p w14:paraId="5DA9F760" w14:textId="77777777" w:rsidR="00140EAD" w:rsidRPr="00FD18BA" w:rsidRDefault="00140EAD" w:rsidP="00140EAD">
      <w:pPr>
        <w:rPr>
          <w:rFonts w:cstheme="minorHAnsi"/>
        </w:rPr>
      </w:pPr>
    </w:p>
    <w:p w14:paraId="5C84172F" w14:textId="77777777" w:rsidR="00140EAD" w:rsidRPr="00FD18BA" w:rsidRDefault="00140EAD" w:rsidP="00140EAD">
      <w:pPr>
        <w:rPr>
          <w:rFonts w:cstheme="minorHAnsi"/>
        </w:rPr>
      </w:pPr>
      <w:r w:rsidRPr="00FD18BA">
        <w:rPr>
          <w:rFonts w:cstheme="minorHAnsi"/>
        </w:rPr>
        <w:t>Q4 : En quoi consiste l’aspect communautaire de Secure Swap ?</w:t>
      </w:r>
    </w:p>
    <w:p w14:paraId="527A42D6" w14:textId="77777777" w:rsidR="00140EAD" w:rsidRPr="00FD18BA" w:rsidRDefault="00140EAD" w:rsidP="00140EAD">
      <w:pPr>
        <w:rPr>
          <w:rFonts w:cstheme="minorHAnsi"/>
        </w:rPr>
      </w:pPr>
      <w:r w:rsidRPr="00FD18BA">
        <w:rPr>
          <w:rFonts w:cstheme="minorHAnsi"/>
        </w:rPr>
        <w:t>R4 : Le projet est sous licence open source. Son architecture s’appuie sur un réseau de nodes type P2P. Ceux qui y trouvent un intérêt peuvent faire fonctionner ces nodes.</w:t>
      </w:r>
    </w:p>
    <w:p w14:paraId="3762E0A3" w14:textId="77777777" w:rsidR="00140EAD" w:rsidRPr="00FD18BA" w:rsidRDefault="00140EAD" w:rsidP="00140EAD">
      <w:pPr>
        <w:rPr>
          <w:rFonts w:cstheme="minorHAnsi"/>
        </w:rPr>
      </w:pPr>
    </w:p>
    <w:p w14:paraId="67509F56" w14:textId="77777777" w:rsidR="00140EAD" w:rsidRPr="00FD18BA" w:rsidRDefault="00140EAD" w:rsidP="00140EAD">
      <w:pPr>
        <w:rPr>
          <w:rFonts w:cstheme="minorHAnsi"/>
        </w:rPr>
      </w:pPr>
      <w:r w:rsidRPr="00FD18BA">
        <w:rPr>
          <w:rFonts w:cstheme="minorHAnsi"/>
        </w:rPr>
        <w:t>Q5 : Quel intérêt pour une communauté de faire fonctionner ces nodes p2p ?</w:t>
      </w:r>
    </w:p>
    <w:p w14:paraId="1AFD8315" w14:textId="2D583E24" w:rsidR="00140EAD" w:rsidRPr="00FD18BA" w:rsidRDefault="00140EAD" w:rsidP="00140EAD">
      <w:pPr>
        <w:rPr>
          <w:rFonts w:cstheme="minorHAnsi"/>
        </w:rPr>
      </w:pPr>
      <w:r w:rsidRPr="00FD18BA">
        <w:rPr>
          <w:rFonts w:cstheme="minorHAnsi"/>
        </w:rPr>
        <w:t xml:space="preserve">R5 : Ceux qui feront fonctionner des nodes p2p, et donc supporteront le fonctionnement du service, recevront, au prorata des tokens SSW qu’ils y auront attribués, leur part des frais d’échanges payés par les </w:t>
      </w:r>
      <w:r w:rsidR="007F7AC9">
        <w:rPr>
          <w:rFonts w:cstheme="minorHAnsi"/>
        </w:rPr>
        <w:t>traders</w:t>
      </w:r>
      <w:r w:rsidR="00887569" w:rsidRPr="00FD18BA">
        <w:rPr>
          <w:rFonts w:cstheme="minorHAnsi"/>
        </w:rPr>
        <w:t>. Ils</w:t>
      </w:r>
      <w:r w:rsidRPr="00FD18BA">
        <w:rPr>
          <w:rFonts w:cstheme="minorHAnsi"/>
        </w:rPr>
        <w:t xml:space="preserve"> seront donc rémunérés automatiquement pour cela.</w:t>
      </w:r>
    </w:p>
    <w:p w14:paraId="0A9A7222" w14:textId="77777777" w:rsidR="00140EAD" w:rsidRPr="00FD18BA" w:rsidRDefault="00140EAD" w:rsidP="00140EAD">
      <w:pPr>
        <w:rPr>
          <w:rFonts w:cstheme="minorHAnsi"/>
        </w:rPr>
      </w:pPr>
    </w:p>
    <w:p w14:paraId="621929FD" w14:textId="77777777" w:rsidR="00140EAD" w:rsidRPr="00FD18BA" w:rsidRDefault="00140EAD" w:rsidP="00140EAD">
      <w:pPr>
        <w:rPr>
          <w:rFonts w:cstheme="minorHAnsi"/>
        </w:rPr>
      </w:pPr>
      <w:r w:rsidRPr="00FD18BA">
        <w:rPr>
          <w:rFonts w:cstheme="minorHAnsi"/>
        </w:rPr>
        <w:t>Q6 : Comment attribuer des tokens SSW à un node ?</w:t>
      </w:r>
    </w:p>
    <w:p w14:paraId="7A6CAC1E" w14:textId="77777777" w:rsidR="00140EAD" w:rsidRPr="00FD18BA" w:rsidRDefault="00140EAD" w:rsidP="00140EAD">
      <w:pPr>
        <w:rPr>
          <w:rFonts w:cstheme="minorHAnsi"/>
        </w:rPr>
      </w:pPr>
      <w:r w:rsidRPr="00FD18BA">
        <w:rPr>
          <w:rFonts w:cstheme="minorHAnsi"/>
        </w:rPr>
        <w:t>R6 : Dans la configuration du node, on indique le wallet contenant les tokens SSW qu</w:t>
      </w:r>
      <w:r w:rsidR="00250ADB">
        <w:rPr>
          <w:rFonts w:cstheme="minorHAnsi"/>
        </w:rPr>
        <w:t>e l</w:t>
      </w:r>
      <w:r w:rsidRPr="00FD18BA">
        <w:rPr>
          <w:rFonts w:cstheme="minorHAnsi"/>
        </w:rPr>
        <w:t>’on attribue à ce node. Ce même wallet ne peut être attribué qu’à un node à la fois. Seul le wallet est indiqué au node, pour vérification de la quantité de token détenus, les tokens ne changent pas de propriétaire.</w:t>
      </w:r>
    </w:p>
    <w:p w14:paraId="3613F99A" w14:textId="303D15BF" w:rsidR="00B70F21" w:rsidRDefault="00B70F21">
      <w:pPr>
        <w:rPr>
          <w:rFonts w:cstheme="minorHAnsi"/>
        </w:rPr>
      </w:pPr>
      <w:r>
        <w:rPr>
          <w:rFonts w:cstheme="minorHAnsi"/>
        </w:rPr>
        <w:br w:type="page"/>
      </w:r>
    </w:p>
    <w:p w14:paraId="375B68C8" w14:textId="77777777" w:rsidR="00140EAD" w:rsidRPr="00FD18BA" w:rsidRDefault="00140EAD" w:rsidP="00140EAD">
      <w:pPr>
        <w:rPr>
          <w:rFonts w:cstheme="minorHAnsi"/>
        </w:rPr>
      </w:pPr>
      <w:r w:rsidRPr="00FD18BA">
        <w:rPr>
          <w:rFonts w:cstheme="minorHAnsi"/>
        </w:rPr>
        <w:lastRenderedPageBreak/>
        <w:t>Q7 : Comment peut-on se procurer ces tokens SSW ?</w:t>
      </w:r>
    </w:p>
    <w:p w14:paraId="48CF8058" w14:textId="77777777" w:rsidR="00140EAD" w:rsidRPr="00FD18BA" w:rsidRDefault="00140EAD" w:rsidP="00140EAD">
      <w:pPr>
        <w:rPr>
          <w:rFonts w:cstheme="minorHAnsi"/>
        </w:rPr>
      </w:pPr>
      <w:r w:rsidRPr="00FD18BA">
        <w:rPr>
          <w:rFonts w:cstheme="minorHAnsi"/>
        </w:rPr>
        <w:t>R7 : La société Grey Matter Technologies lance cette ICO (Initial Coin Offering) en émettant ces tokens SSW. Par la suite, ces tokens pourront être échangés, notamment sur Secure Swap.</w:t>
      </w:r>
    </w:p>
    <w:p w14:paraId="5B7B98F1" w14:textId="77777777" w:rsidR="00140EAD" w:rsidRPr="00FD18BA" w:rsidRDefault="00140EAD" w:rsidP="00140EAD">
      <w:pPr>
        <w:rPr>
          <w:rFonts w:cstheme="minorHAnsi"/>
        </w:rPr>
      </w:pPr>
    </w:p>
    <w:p w14:paraId="2FA741C0" w14:textId="77777777" w:rsidR="00140EAD" w:rsidRPr="00FD18BA" w:rsidRDefault="00140EAD" w:rsidP="00140EAD">
      <w:pPr>
        <w:rPr>
          <w:rFonts w:cstheme="minorHAnsi"/>
        </w:rPr>
      </w:pPr>
      <w:r w:rsidRPr="00FD18BA">
        <w:rPr>
          <w:rFonts w:cstheme="minorHAnsi"/>
        </w:rPr>
        <w:t>Q8 : Comment est calculée la rémunération ?</w:t>
      </w:r>
    </w:p>
    <w:p w14:paraId="3E922151" w14:textId="733B54AA" w:rsidR="00140EAD" w:rsidRPr="00FD18BA" w:rsidRDefault="00B76A54" w:rsidP="00140EAD">
      <w:pPr>
        <w:rPr>
          <w:rFonts w:cstheme="minorHAnsi"/>
        </w:rPr>
      </w:pPr>
      <w:r>
        <w:rPr>
          <w:rFonts w:cstheme="minorHAnsi"/>
        </w:rPr>
        <w:t>R8 : L</w:t>
      </w:r>
      <w:r w:rsidR="00140EAD" w:rsidRPr="00FD18BA">
        <w:rPr>
          <w:rFonts w:cstheme="minorHAnsi"/>
        </w:rPr>
        <w:t>es nodes sont spécialisés pou</w:t>
      </w:r>
      <w:r w:rsidR="004B69A7" w:rsidRPr="00FD18BA">
        <w:rPr>
          <w:rFonts w:cstheme="minorHAnsi"/>
        </w:rPr>
        <w:t>r</w:t>
      </w:r>
      <w:r w:rsidR="00140EAD" w:rsidRPr="00FD18BA">
        <w:rPr>
          <w:rFonts w:cstheme="minorHAnsi"/>
        </w:rPr>
        <w:t xml:space="preserve"> chaque </w:t>
      </w:r>
      <w:r w:rsidR="00296395" w:rsidRPr="00FD18BA">
        <w:rPr>
          <w:rFonts w:cstheme="minorHAnsi"/>
        </w:rPr>
        <w:t xml:space="preserve">blockchain </w:t>
      </w:r>
      <w:r w:rsidR="00140EAD" w:rsidRPr="00FD18BA">
        <w:rPr>
          <w:rFonts w:cstheme="minorHAnsi"/>
        </w:rPr>
        <w:t xml:space="preserve">supportée. Ils assurent la connexion du réseau p2p aux </w:t>
      </w:r>
      <w:r w:rsidR="00296395" w:rsidRPr="00FD18BA">
        <w:rPr>
          <w:rFonts w:cstheme="minorHAnsi"/>
        </w:rPr>
        <w:t>blockchains</w:t>
      </w:r>
      <w:r w:rsidR="00140EAD" w:rsidRPr="00FD18BA">
        <w:rPr>
          <w:rFonts w:cstheme="minorHAnsi"/>
        </w:rPr>
        <w:t>, et sont appelé</w:t>
      </w:r>
      <w:r>
        <w:rPr>
          <w:rFonts w:cstheme="minorHAnsi"/>
        </w:rPr>
        <w:t>s</w:t>
      </w:r>
      <w:r w:rsidR="00140EAD" w:rsidRPr="00FD18BA">
        <w:rPr>
          <w:rFonts w:cstheme="minorHAnsi"/>
        </w:rPr>
        <w:t xml:space="preserve"> « nodes passerelles ». Pour chaque </w:t>
      </w:r>
      <w:r w:rsidR="00296395" w:rsidRPr="00FD18BA">
        <w:rPr>
          <w:rFonts w:cstheme="minorHAnsi"/>
        </w:rPr>
        <w:t xml:space="preserve">blockchain </w:t>
      </w:r>
      <w:r w:rsidR="00140EAD" w:rsidRPr="00FD18BA">
        <w:rPr>
          <w:rFonts w:cstheme="minorHAnsi"/>
        </w:rPr>
        <w:t>il y a un certain nombre de nodes passerelles, chacun ayant des tokens SSW attribués.</w:t>
      </w:r>
    </w:p>
    <w:p w14:paraId="0714ED9B" w14:textId="4D7840A2" w:rsidR="00140EAD" w:rsidRPr="00FD18BA" w:rsidRDefault="00140EAD" w:rsidP="00140EAD">
      <w:pPr>
        <w:rPr>
          <w:rFonts w:cstheme="minorHAnsi"/>
        </w:rPr>
      </w:pPr>
      <w:r w:rsidRPr="00FD18BA">
        <w:rPr>
          <w:rFonts w:cstheme="minorHAnsi"/>
        </w:rPr>
        <w:t xml:space="preserve">Par exemple, si un node passerelle est lancé sur la </w:t>
      </w:r>
      <w:r w:rsidR="00296395" w:rsidRPr="00FD18BA">
        <w:rPr>
          <w:rFonts w:cstheme="minorHAnsi"/>
        </w:rPr>
        <w:t xml:space="preserve">blockchain </w:t>
      </w:r>
      <w:r w:rsidRPr="00FD18BA">
        <w:rPr>
          <w:rFonts w:cstheme="minorHAnsi"/>
        </w:rPr>
        <w:t xml:space="preserve">EOS, et qu’un wallet contenant 10 tokens SSW lui est associé, et que l’ensemble des nodes passerelles sur la </w:t>
      </w:r>
      <w:r w:rsidR="00296395" w:rsidRPr="00FD18BA">
        <w:rPr>
          <w:rFonts w:cstheme="minorHAnsi"/>
        </w:rPr>
        <w:t xml:space="preserve">blockchain </w:t>
      </w:r>
      <w:r w:rsidRPr="00FD18BA">
        <w:rPr>
          <w:rFonts w:cstheme="minorHAnsi"/>
        </w:rPr>
        <w:t>EOS ont ensemble 100 tokens SSW associés, alors le propriétaire du node perçoit 10% (10/100) des frais d’échanges, pour tous les échanges fa</w:t>
      </w:r>
      <w:r w:rsidR="00584E98">
        <w:rPr>
          <w:rFonts w:cstheme="minorHAnsi"/>
        </w:rPr>
        <w:t>i</w:t>
      </w:r>
      <w:r w:rsidR="00186F04">
        <w:rPr>
          <w:rFonts w:cstheme="minorHAnsi"/>
        </w:rPr>
        <w:t>ts avec la crypto-monnaie EOS automatiquement sur un wallet EOS préalablement indiqué.</w:t>
      </w:r>
    </w:p>
    <w:p w14:paraId="48EC0A3B" w14:textId="77777777" w:rsidR="00140EAD" w:rsidRPr="00FD18BA" w:rsidRDefault="00140EAD" w:rsidP="00140EAD">
      <w:pPr>
        <w:rPr>
          <w:rFonts w:cstheme="minorHAnsi"/>
        </w:rPr>
      </w:pPr>
    </w:p>
    <w:p w14:paraId="225158BF" w14:textId="77777777" w:rsidR="00140EAD" w:rsidRPr="00FD18BA" w:rsidRDefault="00140EAD" w:rsidP="00140EAD">
      <w:pPr>
        <w:rPr>
          <w:rFonts w:cstheme="minorHAnsi"/>
        </w:rPr>
      </w:pPr>
      <w:r w:rsidRPr="00FD18BA">
        <w:rPr>
          <w:rFonts w:cstheme="minorHAnsi"/>
        </w:rPr>
        <w:t>Q9 : Comment la société Grey Matter Technologies va-t-elle s’assurer de bénéfices avec ce système ?</w:t>
      </w:r>
    </w:p>
    <w:p w14:paraId="25C64CAA" w14:textId="55C1D3B7" w:rsidR="00140EAD" w:rsidRPr="00FD18BA" w:rsidRDefault="00140EAD" w:rsidP="00140EAD">
      <w:pPr>
        <w:rPr>
          <w:rFonts w:cstheme="minorHAnsi"/>
        </w:rPr>
      </w:pPr>
      <w:r w:rsidRPr="00FD18BA">
        <w:rPr>
          <w:rFonts w:cstheme="minorHAnsi"/>
        </w:rPr>
        <w:t xml:space="preserve">R9 : Comme les </w:t>
      </w:r>
      <w:r w:rsidR="00C47E70">
        <w:rPr>
          <w:rFonts w:cstheme="minorHAnsi"/>
        </w:rPr>
        <w:t>NodeOwners</w:t>
      </w:r>
      <w:r w:rsidRPr="00FD18BA">
        <w:rPr>
          <w:rFonts w:cstheme="minorHAnsi"/>
        </w:rPr>
        <w:t>, la société fera fonctionner des nodes p2p en y associant les tokens qu’elle possédera à l’issue de l’ICO (ceux qui ne seront pas vendus).</w:t>
      </w:r>
    </w:p>
    <w:p w14:paraId="4377CEDA" w14:textId="77777777" w:rsidR="00140EAD" w:rsidRPr="00FD18BA" w:rsidRDefault="00140EAD" w:rsidP="00140EAD">
      <w:pPr>
        <w:rPr>
          <w:rFonts w:cstheme="minorHAnsi"/>
        </w:rPr>
      </w:pPr>
    </w:p>
    <w:p w14:paraId="66476AC4" w14:textId="00946898" w:rsidR="00140EAD" w:rsidRPr="00FD18BA" w:rsidRDefault="00140EAD" w:rsidP="00140EAD">
      <w:pPr>
        <w:rPr>
          <w:rFonts w:cstheme="minorHAnsi"/>
        </w:rPr>
      </w:pPr>
      <w:r w:rsidRPr="00FD18BA">
        <w:rPr>
          <w:rFonts w:cstheme="minorHAnsi"/>
        </w:rPr>
        <w:t xml:space="preserve">Q10 : Et dans le cas où la société vendrait </w:t>
      </w:r>
      <w:r w:rsidR="00AA2AC2">
        <w:rPr>
          <w:rFonts w:cstheme="minorHAnsi"/>
        </w:rPr>
        <w:t>tous ses tokens pendant l’ICO, se retrouverait-elle</w:t>
      </w:r>
      <w:r w:rsidRPr="00FD18BA">
        <w:rPr>
          <w:rFonts w:cstheme="minorHAnsi"/>
        </w:rPr>
        <w:t xml:space="preserve"> sans token</w:t>
      </w:r>
      <w:r w:rsidR="00F92790">
        <w:rPr>
          <w:rFonts w:cstheme="minorHAnsi"/>
        </w:rPr>
        <w:t>s</w:t>
      </w:r>
      <w:r w:rsidRPr="00FD18BA">
        <w:rPr>
          <w:rFonts w:cstheme="minorHAnsi"/>
        </w:rPr>
        <w:t xml:space="preserve"> SSW ?</w:t>
      </w:r>
    </w:p>
    <w:p w14:paraId="5CD7DEC8" w14:textId="082F318C" w:rsidR="00140EAD" w:rsidRPr="00FD18BA" w:rsidRDefault="00140EAD" w:rsidP="00140EAD">
      <w:pPr>
        <w:rPr>
          <w:rFonts w:cstheme="minorHAnsi"/>
        </w:rPr>
      </w:pPr>
      <w:r w:rsidRPr="00FD18BA">
        <w:rPr>
          <w:rFonts w:cstheme="minorHAnsi"/>
        </w:rPr>
        <w:t>R10 :</w:t>
      </w:r>
      <w:r w:rsidR="00AA2AC2">
        <w:rPr>
          <w:rFonts w:cstheme="minorHAnsi"/>
        </w:rPr>
        <w:t xml:space="preserve"> L</w:t>
      </w:r>
      <w:r w:rsidRPr="00FD18BA">
        <w:rPr>
          <w:rFonts w:cstheme="minorHAnsi"/>
        </w:rPr>
        <w:t>a société pourra dégager des bé</w:t>
      </w:r>
      <w:r w:rsidR="00F92790">
        <w:rPr>
          <w:rFonts w:cstheme="minorHAnsi"/>
        </w:rPr>
        <w:t>néfices via les échanges crypto-</w:t>
      </w:r>
      <w:r w:rsidRPr="00FD18BA">
        <w:rPr>
          <w:rFonts w:cstheme="minorHAnsi"/>
        </w:rPr>
        <w:t>monnaies vers devises fiat, qui ne sont pas partagés via le système des tokens</w:t>
      </w:r>
      <w:r w:rsidR="00F92790">
        <w:rPr>
          <w:rFonts w:cstheme="minorHAnsi"/>
        </w:rPr>
        <w:t>,</w:t>
      </w:r>
      <w:r w:rsidRPr="00FD18BA">
        <w:rPr>
          <w:rFonts w:cstheme="minorHAnsi"/>
        </w:rPr>
        <w:t xml:space="preserve"> mais reviennent entièrement aux opérateurs de tels échanges. Elle pourra aussi éventuellement racheter des tokens SSW</w:t>
      </w:r>
      <w:r w:rsidR="00F92790">
        <w:rPr>
          <w:rFonts w:cstheme="minorHAnsi"/>
        </w:rPr>
        <w:t>,</w:t>
      </w:r>
      <w:r w:rsidRPr="00FD18BA">
        <w:rPr>
          <w:rFonts w:cstheme="minorHAnsi"/>
        </w:rPr>
        <w:t xml:space="preserve"> une fois le service fonctionnel.</w:t>
      </w:r>
    </w:p>
    <w:p w14:paraId="608A88FA" w14:textId="77777777" w:rsidR="00140EAD" w:rsidRPr="00FD18BA" w:rsidRDefault="00140EAD" w:rsidP="00140EAD">
      <w:pPr>
        <w:rPr>
          <w:rFonts w:cstheme="minorHAnsi"/>
        </w:rPr>
      </w:pPr>
    </w:p>
    <w:p w14:paraId="3DB5D55B" w14:textId="77777777" w:rsidR="00140EAD" w:rsidRPr="00FD18BA" w:rsidRDefault="00140EAD" w:rsidP="00140EAD">
      <w:pPr>
        <w:rPr>
          <w:rFonts w:cstheme="minorHAnsi"/>
        </w:rPr>
      </w:pPr>
      <w:r w:rsidRPr="00FD18BA">
        <w:rPr>
          <w:rFonts w:cstheme="minorHAnsi"/>
        </w:rPr>
        <w:t>Q11 : La société Grey Matter Technologies se réserve donc les échanges vers les devises fiat ?</w:t>
      </w:r>
    </w:p>
    <w:p w14:paraId="03C6EB8A" w14:textId="31428FC1" w:rsidR="00140EAD" w:rsidRPr="00FD18BA" w:rsidRDefault="00140EAD" w:rsidP="00140EAD">
      <w:pPr>
        <w:rPr>
          <w:rFonts w:cstheme="minorHAnsi"/>
        </w:rPr>
      </w:pPr>
      <w:r w:rsidRPr="00FD18BA">
        <w:rPr>
          <w:rFonts w:cstheme="minorHAnsi"/>
        </w:rPr>
        <w:t>R1</w:t>
      </w:r>
      <w:r w:rsidR="00AA2AC2">
        <w:rPr>
          <w:rFonts w:cstheme="minorHAnsi"/>
        </w:rPr>
        <w:t>1 : Non, de par son aspect open-</w:t>
      </w:r>
      <w:r w:rsidRPr="00FD18BA">
        <w:rPr>
          <w:rFonts w:cstheme="minorHAnsi"/>
        </w:rPr>
        <w:t>source et communautaire, S</w:t>
      </w:r>
      <w:r w:rsidR="00AA2AC2">
        <w:rPr>
          <w:rFonts w:cstheme="minorHAnsi"/>
        </w:rPr>
        <w:t>ecure Swap permet à qui le veut</w:t>
      </w:r>
      <w:r w:rsidRPr="00FD18BA">
        <w:rPr>
          <w:rFonts w:cstheme="minorHAnsi"/>
        </w:rPr>
        <w:t xml:space="preserve"> de faire fonctionner des passerelles d’échanges vers des devise fiat. Cela nécessite néanmoins une structure légale, et de se conformer aux réglementations du lieu où ces échanges sont opérés. La société Grey Matter Technologies prévoit de commencer à opérer des échanges vers l</w:t>
      </w:r>
      <w:r w:rsidR="00AA2AC2">
        <w:rPr>
          <w:rFonts w:cstheme="minorHAnsi"/>
        </w:rPr>
        <w:t>es devises fiat au Chili, Pérou et</w:t>
      </w:r>
      <w:r w:rsidRPr="00FD18BA">
        <w:rPr>
          <w:rFonts w:cstheme="minorHAnsi"/>
        </w:rPr>
        <w:t xml:space="preserve"> Argentine.</w:t>
      </w:r>
    </w:p>
    <w:p w14:paraId="0146BAB2" w14:textId="77777777" w:rsidR="00140EAD" w:rsidRPr="00FD18BA" w:rsidRDefault="00140EAD" w:rsidP="00140EAD">
      <w:pPr>
        <w:rPr>
          <w:rFonts w:cstheme="minorHAnsi"/>
        </w:rPr>
      </w:pPr>
    </w:p>
    <w:p w14:paraId="1174DC90" w14:textId="77777777" w:rsidR="00140EAD" w:rsidRPr="00FD18BA" w:rsidRDefault="00140EAD" w:rsidP="00140EAD">
      <w:pPr>
        <w:rPr>
          <w:rFonts w:cstheme="minorHAnsi"/>
        </w:rPr>
      </w:pPr>
      <w:r w:rsidRPr="00FD18BA">
        <w:rPr>
          <w:rFonts w:cstheme="minorHAnsi"/>
        </w:rPr>
        <w:t>Q12 : Comment Secure Swap compte séduire les traders ?</w:t>
      </w:r>
    </w:p>
    <w:p w14:paraId="4B3E45FF" w14:textId="3A4878B3" w:rsidR="00140EAD" w:rsidRPr="00FD18BA" w:rsidRDefault="00140EAD" w:rsidP="00140EAD">
      <w:pPr>
        <w:rPr>
          <w:rFonts w:cstheme="minorHAnsi"/>
        </w:rPr>
      </w:pPr>
      <w:r w:rsidRPr="00FD18BA">
        <w:rPr>
          <w:rFonts w:cstheme="minorHAnsi"/>
        </w:rPr>
        <w:t>R12 : Secure Swap propose une application client dédié</w:t>
      </w:r>
      <w:r w:rsidR="00F92790">
        <w:rPr>
          <w:rFonts w:cstheme="minorHAnsi"/>
        </w:rPr>
        <w:t>e</w:t>
      </w:r>
      <w:r w:rsidRPr="00FD18BA">
        <w:rPr>
          <w:rFonts w:cstheme="minorHAnsi"/>
        </w:rPr>
        <w:t xml:space="preserve"> au trading et s’appuie sur le réseau des nodes passerelles. Cette application profite de notre expérience en développement de logiciels boursiers. Son ergonomie sera bien meilleure que les plateformes actuelles, et propose un ensemble d’outils et d’aide au trading novateurs.</w:t>
      </w:r>
    </w:p>
    <w:p w14:paraId="2F102A22" w14:textId="2CEF1B00" w:rsidR="00F92790" w:rsidRDefault="00F92790">
      <w:pPr>
        <w:rPr>
          <w:rFonts w:cstheme="minorHAnsi"/>
        </w:rPr>
      </w:pPr>
      <w:r>
        <w:rPr>
          <w:rFonts w:cstheme="minorHAnsi"/>
        </w:rPr>
        <w:br w:type="page"/>
      </w:r>
    </w:p>
    <w:p w14:paraId="1A2D1818" w14:textId="24B33B47" w:rsidR="00140EAD" w:rsidRPr="00FD18BA" w:rsidRDefault="00140EAD" w:rsidP="00140EAD">
      <w:pPr>
        <w:rPr>
          <w:rFonts w:cstheme="minorHAnsi"/>
        </w:rPr>
      </w:pPr>
      <w:r w:rsidRPr="00FD18BA">
        <w:rPr>
          <w:rFonts w:cstheme="minorHAnsi"/>
        </w:rPr>
        <w:lastRenderedPageBreak/>
        <w:t>Q13 : Dans un te</w:t>
      </w:r>
      <w:r w:rsidR="00D63E7F">
        <w:rPr>
          <w:rFonts w:cstheme="minorHAnsi"/>
        </w:rPr>
        <w:t>l système communautaire et open-</w:t>
      </w:r>
      <w:r w:rsidRPr="00FD18BA">
        <w:rPr>
          <w:rFonts w:cstheme="minorHAnsi"/>
        </w:rPr>
        <w:t>source, comment assurer la sécurité des échanges ?</w:t>
      </w:r>
    </w:p>
    <w:p w14:paraId="4F021DF8" w14:textId="4688E4A5" w:rsidR="00140EAD" w:rsidRPr="00FD18BA" w:rsidRDefault="00D63E7F" w:rsidP="00140EAD">
      <w:pPr>
        <w:rPr>
          <w:rFonts w:cstheme="minorHAnsi"/>
        </w:rPr>
      </w:pPr>
      <w:r>
        <w:rPr>
          <w:rFonts w:cstheme="minorHAnsi"/>
        </w:rPr>
        <w:t>R13 : L</w:t>
      </w:r>
      <w:r w:rsidR="00140EAD" w:rsidRPr="00FD18BA">
        <w:rPr>
          <w:rFonts w:cstheme="minorHAnsi"/>
        </w:rPr>
        <w:t>’ensemble des no</w:t>
      </w:r>
      <w:r w:rsidR="00F92790">
        <w:rPr>
          <w:rFonts w:cstheme="minorHAnsi"/>
        </w:rPr>
        <w:t>des passerelles vers une crypto-</w:t>
      </w:r>
      <w:r w:rsidR="00140EAD" w:rsidRPr="00FD18BA">
        <w:rPr>
          <w:rFonts w:cstheme="minorHAnsi"/>
        </w:rPr>
        <w:t>monnaie répondent tous à une sollicitation des applications clientes participant</w:t>
      </w:r>
      <w:r>
        <w:rPr>
          <w:rFonts w:cstheme="minorHAnsi"/>
        </w:rPr>
        <w:t>es</w:t>
      </w:r>
      <w:r w:rsidR="00140EAD" w:rsidRPr="00FD18BA">
        <w:rPr>
          <w:rFonts w:cstheme="minorHAnsi"/>
        </w:rPr>
        <w:t xml:space="preserve"> à un échange. Si l</w:t>
      </w:r>
      <w:r>
        <w:rPr>
          <w:rFonts w:cstheme="minorHAnsi"/>
        </w:rPr>
        <w:t>es nodes répondent différemment</w:t>
      </w:r>
      <w:r w:rsidR="00140EAD" w:rsidRPr="00FD18BA">
        <w:rPr>
          <w:rFonts w:cstheme="minorHAnsi"/>
        </w:rPr>
        <w:t xml:space="preserve"> c’est qu’il y a une tentative </w:t>
      </w:r>
      <w:r w:rsidR="006623C4" w:rsidRPr="00FD18BA">
        <w:rPr>
          <w:rFonts w:cstheme="minorHAnsi"/>
        </w:rPr>
        <w:t>d</w:t>
      </w:r>
      <w:r w:rsidR="00F92790">
        <w:rPr>
          <w:rFonts w:cstheme="minorHAnsi"/>
        </w:rPr>
        <w:t xml:space="preserve">e </w:t>
      </w:r>
      <w:r w:rsidR="006623C4" w:rsidRPr="00FD18BA">
        <w:rPr>
          <w:rFonts w:cstheme="minorHAnsi"/>
        </w:rPr>
        <w:t>hacking</w:t>
      </w:r>
      <w:r w:rsidR="00140EAD" w:rsidRPr="00FD18BA">
        <w:rPr>
          <w:rFonts w:cstheme="minorHAnsi"/>
        </w:rPr>
        <w:t>. Dans ce cas, un système basé sur une preuve d’enjeux, élimine les nodes non conformes en les déconnectant et en les blacklistant.</w:t>
      </w:r>
    </w:p>
    <w:p w14:paraId="1F44975A" w14:textId="77777777" w:rsidR="00140EAD" w:rsidRPr="00FD18BA" w:rsidRDefault="00140EAD" w:rsidP="00140EAD">
      <w:pPr>
        <w:rPr>
          <w:rFonts w:cstheme="minorHAnsi"/>
        </w:rPr>
      </w:pPr>
    </w:p>
    <w:p w14:paraId="256F0C86" w14:textId="77777777" w:rsidR="00140EAD" w:rsidRPr="00FD18BA" w:rsidRDefault="00140EAD" w:rsidP="00140EAD">
      <w:pPr>
        <w:rPr>
          <w:rFonts w:cstheme="minorHAnsi"/>
        </w:rPr>
      </w:pPr>
      <w:r w:rsidRPr="00FD18BA">
        <w:rPr>
          <w:rFonts w:cstheme="minorHAnsi"/>
        </w:rPr>
        <w:t>Q14 : Comment fonctionne ce système de preuve d’enjeu ?</w:t>
      </w:r>
    </w:p>
    <w:p w14:paraId="30402654" w14:textId="1092BB55" w:rsidR="00140EAD" w:rsidRPr="00FD18BA" w:rsidRDefault="00140EAD" w:rsidP="00140EAD">
      <w:pPr>
        <w:tabs>
          <w:tab w:val="left" w:pos="2496"/>
        </w:tabs>
        <w:rPr>
          <w:rFonts w:cstheme="minorHAnsi"/>
        </w:rPr>
      </w:pPr>
      <w:r w:rsidRPr="00FD18BA">
        <w:rPr>
          <w:rFonts w:cstheme="minorHAnsi"/>
        </w:rPr>
        <w:t xml:space="preserve">R14 : Quand des nodes donnent des réponses différentes lors des étapes de validation d’un échange, alors la réponse de référence devient celle majoritaire sur l’ensemble des nodes, chaque node ayant un poids de vote correspondant aux tokens SSW, associés à son fonctionnement. Les nodes répondant différemment sont déconnectés et blacklistés. Ainsi, pour tenter de voler une transaction, il faudrait investir une quantité de tokens SSW représentant plus de la moitié des tokens affectés aux nodes passerelles vers cette crypto-monnaie. Ce qui représente une valeur supérieure au vol d’une transaction, vol qui n’a aucune chance de s’effectuer vu que, dès qu’il y a détection d’anomalies, la transaction est annulée. Si </w:t>
      </w:r>
      <w:r w:rsidR="006623C4" w:rsidRPr="00FD18BA">
        <w:rPr>
          <w:rFonts w:cstheme="minorHAnsi"/>
        </w:rPr>
        <w:t>l</w:t>
      </w:r>
      <w:r w:rsidR="00F92790">
        <w:rPr>
          <w:rFonts w:cstheme="minorHAnsi"/>
        </w:rPr>
        <w:t xml:space="preserve">e </w:t>
      </w:r>
      <w:r w:rsidR="006623C4" w:rsidRPr="00FD18BA">
        <w:rPr>
          <w:rFonts w:cstheme="minorHAnsi"/>
        </w:rPr>
        <w:t>hacker</w:t>
      </w:r>
      <w:r w:rsidRPr="00FD18BA">
        <w:rPr>
          <w:rFonts w:cstheme="minorHAnsi"/>
        </w:rPr>
        <w:t xml:space="preserve"> y mettait des moyens importants pour prendre le contrôle de tous les nodes passerelles, la perte de réputation de l’échangeur engendrerait une baisse rapide de la valeur des tokens SSW, rendant l’opération </w:t>
      </w:r>
      <w:r w:rsidR="007F7AC9" w:rsidRPr="00FD18BA">
        <w:rPr>
          <w:rFonts w:cstheme="minorHAnsi"/>
        </w:rPr>
        <w:t xml:space="preserve">perdante </w:t>
      </w:r>
      <w:r w:rsidRPr="00FD18BA">
        <w:rPr>
          <w:rFonts w:cstheme="minorHAnsi"/>
        </w:rPr>
        <w:t>pour l</w:t>
      </w:r>
      <w:r w:rsidR="00F92790">
        <w:rPr>
          <w:rFonts w:cstheme="minorHAnsi"/>
        </w:rPr>
        <w:t xml:space="preserve">e </w:t>
      </w:r>
      <w:r w:rsidRPr="00FD18BA">
        <w:rPr>
          <w:rFonts w:cstheme="minorHAnsi"/>
        </w:rPr>
        <w:t>hacker, surement très couteuse, compte tenu du nombre de tokens qu’il devrait engager pour réaliser cela. Par ailleurs, dès la détection d’anomalies,</w:t>
      </w:r>
      <w:r w:rsidR="00F92790">
        <w:rPr>
          <w:rFonts w:cstheme="minorHAnsi"/>
        </w:rPr>
        <w:t xml:space="preserve"> les échanges avec cette crypto-</w:t>
      </w:r>
      <w:r w:rsidRPr="00FD18BA">
        <w:rPr>
          <w:rFonts w:cstheme="minorHAnsi"/>
        </w:rPr>
        <w:t>monnaie sont interrompus, ne laissant au hacker aucune transaction à voler.</w:t>
      </w:r>
    </w:p>
    <w:p w14:paraId="280B4074" w14:textId="77777777" w:rsidR="00140EAD" w:rsidRPr="00FD18BA" w:rsidRDefault="00140EAD" w:rsidP="00140EAD">
      <w:pPr>
        <w:rPr>
          <w:rFonts w:cstheme="minorHAnsi"/>
        </w:rPr>
      </w:pPr>
    </w:p>
    <w:p w14:paraId="52B4771C" w14:textId="77777777" w:rsidR="00140EAD" w:rsidRPr="00FD18BA" w:rsidRDefault="00140EAD" w:rsidP="00140EAD">
      <w:pPr>
        <w:rPr>
          <w:rFonts w:cstheme="minorHAnsi"/>
        </w:rPr>
      </w:pPr>
      <w:r w:rsidRPr="00FD18BA">
        <w:rPr>
          <w:rFonts w:cstheme="minorHAnsi"/>
        </w:rPr>
        <w:t>Q15 : Si les nodes sont hackés et passent sous contrôle malveillant, comment garantir que ce système de sécurité restera opérationnel ?</w:t>
      </w:r>
    </w:p>
    <w:p w14:paraId="704A4642" w14:textId="3E2139E0" w:rsidR="00140EAD" w:rsidRPr="00FD18BA" w:rsidRDefault="00140EAD" w:rsidP="00140EAD">
      <w:pPr>
        <w:rPr>
          <w:rFonts w:cstheme="minorHAnsi"/>
        </w:rPr>
      </w:pPr>
      <w:r w:rsidRPr="00FD18BA">
        <w:rPr>
          <w:rFonts w:cstheme="minorHAnsi"/>
        </w:rPr>
        <w:t>R15 : Initialement, les nodes passerelles seront honnêtes, nous le savons car nous lancerons nous-mêmes les premiers nodes au démarrage du service. Puisque l’application client attend la confirmation de tous les no</w:t>
      </w:r>
      <w:r w:rsidR="00F92790">
        <w:rPr>
          <w:rFonts w:cstheme="minorHAnsi"/>
        </w:rPr>
        <w:t>des passerelles vers une crypto-</w:t>
      </w:r>
      <w:r w:rsidRPr="00FD18BA">
        <w:rPr>
          <w:rFonts w:cstheme="minorHAnsi"/>
        </w:rPr>
        <w:t>monnaie pour effectuer un envoi de coins, si les nodes passerelles ne fournissent pas tous la même réponse, c’est qu’il y a un problème. Les clients impliqués dans cet échange annulent alors la transaction, et informe</w:t>
      </w:r>
      <w:r w:rsidR="00F92790">
        <w:rPr>
          <w:rFonts w:cstheme="minorHAnsi"/>
        </w:rPr>
        <w:t>nt</w:t>
      </w:r>
      <w:r w:rsidRPr="00FD18BA">
        <w:rPr>
          <w:rFonts w:cstheme="minorHAnsi"/>
        </w:rPr>
        <w:t xml:space="preserve"> l’ensemble du réseau p2p que les échanges sur la crypto-monnaie sont désactivés, provoquant l’annulation de tous les ordres en attente de tous les clie</w:t>
      </w:r>
      <w:r w:rsidR="00F92790">
        <w:rPr>
          <w:rFonts w:cstheme="minorHAnsi"/>
        </w:rPr>
        <w:t>nts connectés pour cette crypto-</w:t>
      </w:r>
      <w:r w:rsidRPr="00FD18BA">
        <w:rPr>
          <w:rFonts w:cstheme="minorHAnsi"/>
        </w:rPr>
        <w:t xml:space="preserve">monnaie. Il n’y a alors plus d’échanges, </w:t>
      </w:r>
      <w:r w:rsidR="006623C4" w:rsidRPr="00FD18BA">
        <w:rPr>
          <w:rFonts w:cstheme="minorHAnsi"/>
        </w:rPr>
        <w:t>l</w:t>
      </w:r>
      <w:r w:rsidR="00F92790">
        <w:rPr>
          <w:rFonts w:cstheme="minorHAnsi"/>
        </w:rPr>
        <w:t xml:space="preserve">e </w:t>
      </w:r>
      <w:r w:rsidR="006623C4" w:rsidRPr="00FD18BA">
        <w:rPr>
          <w:rFonts w:cstheme="minorHAnsi"/>
        </w:rPr>
        <w:t>hacker</w:t>
      </w:r>
      <w:r w:rsidRPr="00FD18BA">
        <w:rPr>
          <w:rFonts w:cstheme="minorHAnsi"/>
        </w:rPr>
        <w:t xml:space="preserve"> </w:t>
      </w:r>
      <w:r w:rsidR="006623C4" w:rsidRPr="00FD18BA">
        <w:rPr>
          <w:rFonts w:cstheme="minorHAnsi"/>
        </w:rPr>
        <w:t>se</w:t>
      </w:r>
      <w:r w:rsidRPr="00FD18BA">
        <w:rPr>
          <w:rFonts w:cstheme="minorHAnsi"/>
        </w:rPr>
        <w:t xml:space="preserve"> retrouve sans transaction à voler.</w:t>
      </w:r>
    </w:p>
    <w:p w14:paraId="6C76510D" w14:textId="77777777" w:rsidR="00140EAD" w:rsidRPr="00FD18BA" w:rsidRDefault="00140EAD" w:rsidP="00140EAD">
      <w:pPr>
        <w:rPr>
          <w:rFonts w:cstheme="minorHAnsi"/>
        </w:rPr>
      </w:pPr>
    </w:p>
    <w:p w14:paraId="12106253" w14:textId="77777777" w:rsidR="00140EAD" w:rsidRPr="00FD18BA" w:rsidRDefault="00140EAD" w:rsidP="00140EAD">
      <w:pPr>
        <w:rPr>
          <w:rFonts w:cstheme="minorHAnsi"/>
        </w:rPr>
      </w:pPr>
      <w:r w:rsidRPr="00FD18BA">
        <w:rPr>
          <w:rFonts w:cstheme="minorHAnsi"/>
        </w:rPr>
        <w:t>Q16 : Comment sont relancés les échanges sur une crypto-monnaie, après avoir été désactivés, suite à une anomalie ?</w:t>
      </w:r>
    </w:p>
    <w:p w14:paraId="1998D4B5" w14:textId="67AB7F1D" w:rsidR="00140EAD" w:rsidRPr="00FD18BA" w:rsidRDefault="00140EAD" w:rsidP="00140EAD">
      <w:pPr>
        <w:rPr>
          <w:rFonts w:cstheme="minorHAnsi"/>
        </w:rPr>
      </w:pPr>
      <w:r w:rsidRPr="00FD18BA">
        <w:rPr>
          <w:rFonts w:cstheme="minorHAnsi"/>
        </w:rPr>
        <w:t>R16 : Il faut un vote unanime, de la majorité qualifiée (60%) des représentants connectés pour cette crypto</w:t>
      </w:r>
      <w:r w:rsidR="00F92790">
        <w:rPr>
          <w:rFonts w:cstheme="minorHAnsi"/>
        </w:rPr>
        <w:t>-</w:t>
      </w:r>
      <w:r w:rsidRPr="00FD18BA">
        <w:rPr>
          <w:rFonts w:cstheme="minorHAnsi"/>
        </w:rPr>
        <w:t xml:space="preserve"> monnaie, précédemment désignés, pour que les échanges puissent reprendre. Ces représentants ont alors la responsabilité de s’assurer que les nodes actifs sur la crypto-monnaie sont bien des nodes conformes, avant d’autoriser de nouvea</w:t>
      </w:r>
      <w:r w:rsidR="00F92790">
        <w:rPr>
          <w:rFonts w:cstheme="minorHAnsi"/>
        </w:rPr>
        <w:t>u les échanges sur cette crypto-</w:t>
      </w:r>
      <w:r w:rsidRPr="00FD18BA">
        <w:rPr>
          <w:rFonts w:cstheme="minorHAnsi"/>
        </w:rPr>
        <w:t>monnaie.</w:t>
      </w:r>
    </w:p>
    <w:p w14:paraId="1724F355" w14:textId="13459F60" w:rsidR="00F92790" w:rsidRDefault="00F92790">
      <w:pPr>
        <w:rPr>
          <w:rFonts w:cstheme="minorHAnsi"/>
        </w:rPr>
      </w:pPr>
      <w:r>
        <w:rPr>
          <w:rFonts w:cstheme="minorHAnsi"/>
        </w:rPr>
        <w:br w:type="page"/>
      </w:r>
    </w:p>
    <w:p w14:paraId="7F97B39B" w14:textId="77777777" w:rsidR="00140EAD" w:rsidRPr="00FD18BA" w:rsidRDefault="00140EAD" w:rsidP="00140EAD">
      <w:pPr>
        <w:rPr>
          <w:rFonts w:cstheme="minorHAnsi"/>
        </w:rPr>
      </w:pPr>
      <w:r w:rsidRPr="00FD18BA">
        <w:rPr>
          <w:rFonts w:cstheme="minorHAnsi"/>
        </w:rPr>
        <w:lastRenderedPageBreak/>
        <w:t>Q17 : Comment ces représentants peuvent-ils s’assurer que les nodes passerelles sont honnêtes avant de voter ?</w:t>
      </w:r>
    </w:p>
    <w:p w14:paraId="79D23632" w14:textId="7437DD3C" w:rsidR="00140EAD" w:rsidRPr="00FD18BA" w:rsidRDefault="00140EAD" w:rsidP="00140EAD">
      <w:pPr>
        <w:rPr>
          <w:rFonts w:cstheme="minorHAnsi"/>
        </w:rPr>
      </w:pPr>
      <w:r w:rsidRPr="00FD18BA">
        <w:rPr>
          <w:rFonts w:cstheme="minorHAnsi"/>
        </w:rPr>
        <w:t>R17 : En connecta</w:t>
      </w:r>
      <w:r w:rsidR="00245EFA">
        <w:rPr>
          <w:rFonts w:cstheme="minorHAnsi"/>
        </w:rPr>
        <w:t>nt eux-mêmes un node passerelle</w:t>
      </w:r>
      <w:r w:rsidRPr="00FD18BA">
        <w:rPr>
          <w:rFonts w:cstheme="minorHAnsi"/>
        </w:rPr>
        <w:t xml:space="preserve"> ou en vérifiant que leurs nodes sont toujours connectés. </w:t>
      </w:r>
      <w:r w:rsidR="0077229E">
        <w:rPr>
          <w:rFonts w:cstheme="minorHAnsi"/>
        </w:rPr>
        <w:t>I</w:t>
      </w:r>
      <w:r w:rsidRPr="00FD18BA">
        <w:rPr>
          <w:rFonts w:cstheme="minorHAnsi"/>
        </w:rPr>
        <w:t>l suffit d’un seul node connecté fiable pour que le système détecte une anomalie si de nouveau des nodes répondent différemment</w:t>
      </w:r>
      <w:r w:rsidR="00245EFA">
        <w:rPr>
          <w:rFonts w:cstheme="minorHAnsi"/>
        </w:rPr>
        <w:t>.</w:t>
      </w:r>
      <w:r w:rsidRPr="00FD18BA">
        <w:rPr>
          <w:rFonts w:cstheme="minorHAnsi"/>
        </w:rPr>
        <w:t xml:space="preserve"> Ce qui provoquerait de nouveau la suspension et l’annulatio</w:t>
      </w:r>
      <w:r w:rsidR="00F92790">
        <w:rPr>
          <w:rFonts w:cstheme="minorHAnsi"/>
        </w:rPr>
        <w:t>n des échanges sur cette crypto-</w:t>
      </w:r>
      <w:r w:rsidRPr="00FD18BA">
        <w:rPr>
          <w:rFonts w:cstheme="minorHAnsi"/>
        </w:rPr>
        <w:t xml:space="preserve">monnaie. </w:t>
      </w:r>
    </w:p>
    <w:p w14:paraId="7FE597BD" w14:textId="54B08714" w:rsidR="0075574E" w:rsidRPr="00FD18BA" w:rsidRDefault="00140EAD" w:rsidP="00140EAD">
      <w:pPr>
        <w:rPr>
          <w:rFonts w:cstheme="minorHAnsi"/>
        </w:rPr>
      </w:pPr>
      <w:r w:rsidRPr="00FD18BA">
        <w:rPr>
          <w:rFonts w:cstheme="minorHAnsi"/>
        </w:rPr>
        <w:t>Donc</w:t>
      </w:r>
      <w:r w:rsidR="00F92790">
        <w:rPr>
          <w:rFonts w:cstheme="minorHAnsi"/>
        </w:rPr>
        <w:t>,</w:t>
      </w:r>
      <w:r w:rsidRPr="00FD18BA">
        <w:rPr>
          <w:rFonts w:cstheme="minorHAnsi"/>
        </w:rPr>
        <w:t xml:space="preserve"> si le trading reprend sans incident, c’est que les échanges sont de nouveau fiables et que les nodes malicieux ont été purgés. Si des nodes malicieux sont dormants et fonctionnent correctement en attendant d’entrer en action, quand ils le feront, ils seront détectés par leurs réponses différentes. Ainsi toute tentative de corruption de node est détectée et rend impossible le vol de transaction.</w:t>
      </w:r>
    </w:p>
    <w:p w14:paraId="1A7C3E51" w14:textId="77777777" w:rsidR="00140EAD" w:rsidRPr="00FD18BA" w:rsidRDefault="00140EAD" w:rsidP="00140EAD">
      <w:pPr>
        <w:rPr>
          <w:rFonts w:cstheme="minorHAnsi"/>
        </w:rPr>
      </w:pPr>
    </w:p>
    <w:p w14:paraId="2B6F6C6A" w14:textId="77777777" w:rsidR="00140EAD" w:rsidRPr="00FD18BA" w:rsidRDefault="00140EAD" w:rsidP="00140EAD">
      <w:pPr>
        <w:rPr>
          <w:rFonts w:cstheme="minorHAnsi"/>
        </w:rPr>
      </w:pPr>
      <w:r w:rsidRPr="00FD18BA">
        <w:rPr>
          <w:rFonts w:cstheme="minorHAnsi"/>
        </w:rPr>
        <w:t>Q18 : Comment sont désignés ces représentants ?</w:t>
      </w:r>
    </w:p>
    <w:p w14:paraId="6C9EE0D1" w14:textId="51AADB6F" w:rsidR="00140EAD" w:rsidRPr="00FD18BA" w:rsidRDefault="00140EAD" w:rsidP="00140EAD">
      <w:pPr>
        <w:rPr>
          <w:rFonts w:cstheme="minorHAnsi"/>
        </w:rPr>
      </w:pPr>
      <w:r w:rsidRPr="00FD18BA">
        <w:rPr>
          <w:rFonts w:cstheme="minorHAnsi"/>
        </w:rPr>
        <w:t>Q18 : Ces représentants</w:t>
      </w:r>
      <w:r w:rsidR="0075574E">
        <w:rPr>
          <w:rFonts w:cstheme="minorHAnsi"/>
        </w:rPr>
        <w:t xml:space="preserve"> sont volontaires </w:t>
      </w:r>
      <w:r w:rsidRPr="00FD18BA">
        <w:rPr>
          <w:rFonts w:cstheme="minorHAnsi"/>
        </w:rPr>
        <w:t>et ne sont qualifiés que s’ils possèdent 100 fois le montant d’un échange moyen, en v</w:t>
      </w:r>
      <w:r w:rsidR="0034173E">
        <w:rPr>
          <w:rFonts w:cstheme="minorHAnsi"/>
        </w:rPr>
        <w:t>aleur équivalente de tokens SSW</w:t>
      </w:r>
      <w:r w:rsidRPr="00FD18BA">
        <w:rPr>
          <w:rFonts w:cstheme="minorHAnsi"/>
        </w:rPr>
        <w:t>. Le volontaire en fait alors la demande via l’interface de son node, et s’il est qualifié</w:t>
      </w:r>
      <w:r w:rsidR="0075574E">
        <w:rPr>
          <w:rFonts w:cstheme="minorHAnsi"/>
        </w:rPr>
        <w:t>,</w:t>
      </w:r>
      <w:r w:rsidRPr="00FD18BA">
        <w:rPr>
          <w:rFonts w:cstheme="minorHAnsi"/>
        </w:rPr>
        <w:t xml:space="preserve"> l’ensemble des nodes du réseau mémorise son statut de « super node passerelle ». Le « super node passerelle » se voi</w:t>
      </w:r>
      <w:r w:rsidR="00F92790">
        <w:rPr>
          <w:rFonts w:cstheme="minorHAnsi"/>
        </w:rPr>
        <w:t>t</w:t>
      </w:r>
      <w:r w:rsidRPr="00FD18BA">
        <w:rPr>
          <w:rFonts w:cstheme="minorHAnsi"/>
        </w:rPr>
        <w:t xml:space="preserve"> gratifié d’un bonus de 50% sur </w:t>
      </w:r>
      <w:r w:rsidR="00F92790">
        <w:rPr>
          <w:rFonts w:cstheme="minorHAnsi"/>
        </w:rPr>
        <w:t>sa</w:t>
      </w:r>
      <w:r w:rsidRPr="00FD18BA">
        <w:rPr>
          <w:rFonts w:cstheme="minorHAnsi"/>
        </w:rPr>
        <w:t xml:space="preserve"> rémuné</w:t>
      </w:r>
      <w:r w:rsidR="00F92790">
        <w:rPr>
          <w:rFonts w:cstheme="minorHAnsi"/>
        </w:rPr>
        <w:t xml:space="preserve">ration, par rapport à ce qu’il </w:t>
      </w:r>
      <w:r w:rsidRPr="00FD18BA">
        <w:rPr>
          <w:rFonts w:cstheme="minorHAnsi"/>
        </w:rPr>
        <w:t>toucherai</w:t>
      </w:r>
      <w:r w:rsidR="00F92790">
        <w:rPr>
          <w:rFonts w:cstheme="minorHAnsi"/>
        </w:rPr>
        <w:t>t</w:t>
      </w:r>
      <w:r w:rsidRPr="00FD18BA">
        <w:rPr>
          <w:rFonts w:cstheme="minorHAnsi"/>
        </w:rPr>
        <w:t xml:space="preserve"> normalement en vertu de </w:t>
      </w:r>
      <w:r w:rsidR="00F92790">
        <w:rPr>
          <w:rFonts w:cstheme="minorHAnsi"/>
        </w:rPr>
        <w:t>ses</w:t>
      </w:r>
      <w:r w:rsidRPr="00FD18BA">
        <w:rPr>
          <w:rFonts w:cstheme="minorHAnsi"/>
        </w:rPr>
        <w:t xml:space="preserve"> token</w:t>
      </w:r>
      <w:r w:rsidR="00F92790">
        <w:rPr>
          <w:rFonts w:cstheme="minorHAnsi"/>
        </w:rPr>
        <w:t>s</w:t>
      </w:r>
      <w:r w:rsidRPr="00FD18BA">
        <w:rPr>
          <w:rFonts w:cstheme="minorHAnsi"/>
        </w:rPr>
        <w:t xml:space="preserve"> alloués.</w:t>
      </w:r>
    </w:p>
    <w:p w14:paraId="2623A89D" w14:textId="77777777" w:rsidR="00140EAD" w:rsidRPr="00FD18BA" w:rsidRDefault="00140EAD" w:rsidP="00140EAD">
      <w:pPr>
        <w:rPr>
          <w:rFonts w:cstheme="minorHAnsi"/>
        </w:rPr>
      </w:pPr>
    </w:p>
    <w:p w14:paraId="41085E16" w14:textId="77777777" w:rsidR="00140EAD" w:rsidRPr="00FD18BA" w:rsidRDefault="00140EAD" w:rsidP="00140EAD">
      <w:pPr>
        <w:rPr>
          <w:rFonts w:cstheme="minorHAnsi"/>
        </w:rPr>
      </w:pPr>
      <w:r w:rsidRPr="00FD18BA">
        <w:rPr>
          <w:rFonts w:cstheme="minorHAnsi"/>
        </w:rPr>
        <w:t>Q19 : Comment empêcher des gens mal intentionnés de connecter en permanence des nodes défectueux, afin de paralyser le service ?</w:t>
      </w:r>
    </w:p>
    <w:p w14:paraId="790E3DAB" w14:textId="272F85FA" w:rsidR="00140EAD" w:rsidRPr="00FD18BA" w:rsidRDefault="00140EAD" w:rsidP="00140EAD">
      <w:pPr>
        <w:rPr>
          <w:rFonts w:cstheme="minorHAnsi"/>
        </w:rPr>
      </w:pPr>
      <w:r w:rsidRPr="00FD18BA">
        <w:rPr>
          <w:rFonts w:cstheme="minorHAnsi"/>
        </w:rPr>
        <w:t>R19 :</w:t>
      </w:r>
      <w:r w:rsidR="00F92790">
        <w:rPr>
          <w:rFonts w:cstheme="minorHAnsi"/>
        </w:rPr>
        <w:t xml:space="preserve"> Les nodes déviants étant black</w:t>
      </w:r>
      <w:r w:rsidRPr="00FD18BA">
        <w:rPr>
          <w:rFonts w:cstheme="minorHAnsi"/>
        </w:rPr>
        <w:t>listés, en plus d’être déconnectés, ces personnes mal intentionnées vont vite être à cours d’adresses IP permettant de connecter de tel</w:t>
      </w:r>
      <w:r w:rsidR="00F92790">
        <w:rPr>
          <w:rFonts w:cstheme="minorHAnsi"/>
        </w:rPr>
        <w:t>s</w:t>
      </w:r>
      <w:r w:rsidRPr="00FD18BA">
        <w:rPr>
          <w:rFonts w:cstheme="minorHAnsi"/>
        </w:rPr>
        <w:t xml:space="preserve"> nodes. Par ailleurs, une telle action de sabotage informatique étant illégale, sa répétition va augmenter la probabilité d’en découvrir leurs auteurs, et la société Grey Matter Technologies attaquera les responsables en justice afin de demander réparation.</w:t>
      </w:r>
    </w:p>
    <w:p w14:paraId="3260B47F" w14:textId="77777777" w:rsidR="00140EAD" w:rsidRPr="00FD18BA" w:rsidRDefault="00140EAD" w:rsidP="00140EAD">
      <w:pPr>
        <w:rPr>
          <w:rFonts w:cstheme="minorHAnsi"/>
        </w:rPr>
      </w:pPr>
    </w:p>
    <w:p w14:paraId="42F92ADA" w14:textId="77777777" w:rsidR="00140EAD" w:rsidRPr="00FD18BA" w:rsidRDefault="00140EAD" w:rsidP="00140EAD">
      <w:pPr>
        <w:rPr>
          <w:rFonts w:cstheme="minorHAnsi"/>
        </w:rPr>
      </w:pPr>
      <w:r w:rsidRPr="00FD18BA">
        <w:rPr>
          <w:rFonts w:cstheme="minorHAnsi"/>
        </w:rPr>
        <w:t>Q20 : Quelles mesures sont prises pour lutter contre les hackers ?</w:t>
      </w:r>
    </w:p>
    <w:p w14:paraId="6BEDC84E" w14:textId="77777777" w:rsidR="00140EAD" w:rsidRDefault="00140EAD">
      <w:pPr>
        <w:rPr>
          <w:rFonts w:cstheme="minorHAnsi"/>
        </w:rPr>
      </w:pPr>
      <w:r w:rsidRPr="00FD18BA">
        <w:rPr>
          <w:rFonts w:cstheme="minorHAnsi"/>
        </w:rPr>
        <w:t>R20 : Outre les protocoles décrits dans les réponses précédentes, et outre le fait que tout le projet Secure Swap est disponible à tous en Open source, nous lançons des campagnes de Bug Bounty tous les 3 mois avec récompense à la clé pour ceux qui trouveraient une faille dans le système.</w:t>
      </w:r>
    </w:p>
    <w:p w14:paraId="1C2A53BF" w14:textId="77777777" w:rsidR="000A5790" w:rsidRPr="000A5790" w:rsidRDefault="000A5790">
      <w:pPr>
        <w:rPr>
          <w:rFonts w:cstheme="minorHAnsi"/>
        </w:rPr>
      </w:pPr>
    </w:p>
    <w:sectPr w:rsidR="000A5790" w:rsidRPr="000A5790" w:rsidSect="003F01CF">
      <w:headerReference w:type="default" r:id="rId36"/>
      <w:footerReference w:type="default" r:id="rId37"/>
      <w:headerReference w:type="first" r:id="rId3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7BDDA7" w14:textId="77777777" w:rsidR="004442AE" w:rsidRDefault="004442AE" w:rsidP="00350EB7">
      <w:pPr>
        <w:spacing w:before="0" w:after="0" w:line="240" w:lineRule="auto"/>
      </w:pPr>
      <w:r>
        <w:separator/>
      </w:r>
    </w:p>
  </w:endnote>
  <w:endnote w:type="continuationSeparator" w:id="0">
    <w:p w14:paraId="2F5E8AFD" w14:textId="77777777" w:rsidR="004442AE" w:rsidRDefault="004442AE" w:rsidP="00350E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9839823"/>
      <w:docPartObj>
        <w:docPartGallery w:val="Page Numbers (Bottom of Page)"/>
        <w:docPartUnique/>
      </w:docPartObj>
    </w:sdtPr>
    <w:sdtEndPr/>
    <w:sdtContent>
      <w:p w14:paraId="32971FAB" w14:textId="77777777" w:rsidR="009B1192" w:rsidRDefault="009B1192">
        <w:pPr>
          <w:pStyle w:val="Pieddepage"/>
        </w:pPr>
        <w:r>
          <w:rPr>
            <w:noProof/>
            <w:lang w:eastAsia="fr-FR"/>
          </w:rPr>
          <mc:AlternateContent>
            <mc:Choice Requires="wps">
              <w:drawing>
                <wp:anchor distT="0" distB="0" distL="114300" distR="114300" simplePos="0" relativeHeight="251660288" behindDoc="0" locked="0" layoutInCell="1" allowOverlap="1" wp14:anchorId="7D50CD8B" wp14:editId="1FEA5904">
                  <wp:simplePos x="0" y="0"/>
                  <wp:positionH relativeFrom="rightMargin">
                    <wp:posOffset>-896643</wp:posOffset>
                  </wp:positionH>
                  <wp:positionV relativeFrom="bottomMargin">
                    <wp:posOffset>-805990</wp:posOffset>
                  </wp:positionV>
                  <wp:extent cx="1796919" cy="1712244"/>
                  <wp:effectExtent l="0" t="0" r="0" b="2540"/>
                  <wp:wrapNone/>
                  <wp:docPr id="2" name="Isosceles Tri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6919" cy="1712244"/>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E684FA" w14:textId="01B8D964" w:rsidR="009B1192" w:rsidRDefault="009B1192">
                              <w:pPr>
                                <w:jc w:val="center"/>
                                <w:rPr>
                                  <w:szCs w:val="72"/>
                                </w:rPr>
                              </w:pPr>
                              <w:r>
                                <w:rPr>
                                  <w:rFonts w:cs="Times New Roman"/>
                                  <w:sz w:val="22"/>
                                  <w:szCs w:val="22"/>
                                </w:rPr>
                                <w:fldChar w:fldCharType="begin"/>
                              </w:r>
                              <w:r>
                                <w:instrText xml:space="preserve"> PAGE    \* MERGEFORMAT </w:instrText>
                              </w:r>
                              <w:r>
                                <w:rPr>
                                  <w:rFonts w:cs="Times New Roman"/>
                                  <w:sz w:val="22"/>
                                  <w:szCs w:val="22"/>
                                </w:rPr>
                                <w:fldChar w:fldCharType="separate"/>
                              </w:r>
                              <w:r w:rsidR="00882278" w:rsidRPr="00882278">
                                <w:rPr>
                                  <w:rFonts w:asciiTheme="majorHAnsi" w:eastAsiaTheme="majorEastAsia" w:hAnsiTheme="majorHAnsi" w:cstheme="majorBidi"/>
                                  <w:noProof/>
                                  <w:color w:val="FFFFFF" w:themeColor="background1"/>
                                  <w:sz w:val="72"/>
                                  <w:szCs w:val="72"/>
                                </w:rPr>
                                <w:t>1</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50CD8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 o:spid="_x0000_s1043" type="#_x0000_t5" style="position:absolute;margin-left:-70.6pt;margin-top:-63.45pt;width:141.5pt;height:134.8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" adj="21600" fillcolor="#d2eaf1" stroked="f">
                  <v:textbox>
                    <w:txbxContent>
                      <w:p w14:paraId="6FE684FA" w14:textId="01B8D964" w:rsidR="009B1192" w:rsidRDefault="009B1192">
                        <w:pPr>
                          <w:jc w:val="center"/>
                          <w:rPr>
                            <w:szCs w:val="72"/>
                          </w:rPr>
                        </w:pPr>
                        <w:r>
                          <w:rPr>
                            <w:rFonts w:cs="Times New Roman"/>
                            <w:sz w:val="22"/>
                            <w:szCs w:val="22"/>
                          </w:rPr>
                          <w:fldChar w:fldCharType="begin"/>
                        </w:r>
                        <w:r>
                          <w:instrText xml:space="preserve"> PAGE    \* MERGEFORMAT </w:instrText>
                        </w:r>
                        <w:r>
                          <w:rPr>
                            <w:rFonts w:cs="Times New Roman"/>
                            <w:sz w:val="22"/>
                            <w:szCs w:val="22"/>
                          </w:rPr>
                          <w:fldChar w:fldCharType="separate"/>
                        </w:r>
                        <w:r w:rsidR="00882278" w:rsidRPr="00882278">
                          <w:rPr>
                            <w:rFonts w:asciiTheme="majorHAnsi" w:eastAsiaTheme="majorEastAsia" w:hAnsiTheme="majorHAnsi" w:cstheme="majorBidi"/>
                            <w:noProof/>
                            <w:color w:val="FFFFFF" w:themeColor="background1"/>
                            <w:sz w:val="72"/>
                            <w:szCs w:val="72"/>
                          </w:rPr>
                          <w:t>1</w:t>
                        </w:r>
                        <w:r>
                          <w:rPr>
                            <w:rFonts w:asciiTheme="majorHAnsi" w:eastAsiaTheme="majorEastAsia" w:hAnsiTheme="majorHAnsi" w:cstheme="majorBidi"/>
                            <w:noProof/>
                            <w:color w:val="FFFFFF" w:themeColor="background1"/>
                            <w:sz w:val="72"/>
                            <w:szCs w:val="72"/>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A4801E" w14:textId="77777777" w:rsidR="004442AE" w:rsidRDefault="004442AE" w:rsidP="00350EB7">
      <w:pPr>
        <w:spacing w:before="0" w:after="0" w:line="240" w:lineRule="auto"/>
      </w:pPr>
      <w:r>
        <w:separator/>
      </w:r>
    </w:p>
  </w:footnote>
  <w:footnote w:type="continuationSeparator" w:id="0">
    <w:p w14:paraId="21348796" w14:textId="77777777" w:rsidR="004442AE" w:rsidRDefault="004442AE" w:rsidP="00350EB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C4CA2" w14:textId="77777777" w:rsidR="009B1192" w:rsidRDefault="009B1192" w:rsidP="006C5E19">
    <w:pPr>
      <w:pStyle w:val="En-tt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01CF">
      <w:rPr>
        <w:noProof/>
        <w:color w:val="000000" w:themeColor="text1"/>
        <w:sz w:val="28"/>
        <w:szCs w:val="28"/>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7EA647B0" wp14:editId="4C192FEF">
          <wp:simplePos x="0" y="0"/>
          <wp:positionH relativeFrom="leftMargin">
            <wp:posOffset>271167</wp:posOffset>
          </wp:positionH>
          <wp:positionV relativeFrom="page">
            <wp:posOffset>163961</wp:posOffset>
          </wp:positionV>
          <wp:extent cx="536027" cy="497840"/>
          <wp:effectExtent l="0" t="0" r="0" b="0"/>
          <wp:wrapSquare wrapText="r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64.png"/>
                  <pic:cNvPicPr/>
                </pic:nvPicPr>
                <pic:blipFill>
                  <a:blip r:embed="rId1">
                    <a:extLst>
                      <a:ext uri="{28A0092B-C50C-407E-A947-70E740481C1C}">
                        <a14:useLocalDpi xmlns:a14="http://schemas.microsoft.com/office/drawing/2010/main" val="0"/>
                      </a:ext>
                    </a:extLst>
                  </a:blip>
                  <a:stretch>
                    <a:fillRect/>
                  </a:stretch>
                </pic:blipFill>
                <pic:spPr>
                  <a:xfrm>
                    <a:off x="0" y="0"/>
                    <a:ext cx="536027" cy="497840"/>
                  </a:xfrm>
                  <a:prstGeom prst="rect">
                    <a:avLst/>
                  </a:prstGeom>
                </pic:spPr>
              </pic:pic>
            </a:graphicData>
          </a:graphic>
          <wp14:sizeRelH relativeFrom="margin">
            <wp14:pctWidth>0</wp14:pctWidth>
          </wp14:sizeRelH>
          <wp14:sizeRelV relativeFrom="margin">
            <wp14:pctHeight>0</wp14:pctHeight>
          </wp14:sizeRelV>
        </wp:anchor>
      </w:drawing>
    </w:r>
    <w:r w:rsidRPr="003F01C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Livre Blanc Secure Swap</w:t>
    </w:r>
  </w:p>
  <w:p w14:paraId="66B4CD2C" w14:textId="77777777" w:rsidR="009B1192" w:rsidRPr="003F01CF" w:rsidRDefault="009B1192" w:rsidP="006C5E19">
    <w:pPr>
      <w:pStyle w:val="En-tt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300785" w14:textId="77777777" w:rsidR="009B1192" w:rsidRDefault="009B119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0204A" w14:textId="77777777" w:rsidR="009B1192" w:rsidRDefault="009B1192">
    <w:pPr>
      <w:pStyle w:val="En-tte"/>
    </w:pPr>
    <w:r>
      <w:rPr>
        <w:noProof/>
        <w:lang w:eastAsia="fr-FR"/>
      </w:rPr>
      <w:drawing>
        <wp:anchor distT="0" distB="0" distL="114300" distR="114300" simplePos="0" relativeHeight="251661312" behindDoc="0" locked="0" layoutInCell="1" allowOverlap="1" wp14:anchorId="7C65AA51" wp14:editId="6343EAA5">
          <wp:simplePos x="0" y="0"/>
          <wp:positionH relativeFrom="page">
            <wp:align>right</wp:align>
          </wp:positionH>
          <wp:positionV relativeFrom="page">
            <wp:align>top</wp:align>
          </wp:positionV>
          <wp:extent cx="7553325" cy="10683234"/>
          <wp:effectExtent l="0" t="0" r="0" b="4445"/>
          <wp:wrapThrough wrapText="bothSides">
            <wp:wrapPolygon edited="0">
              <wp:start x="0" y="0"/>
              <wp:lineTo x="0" y="21570"/>
              <wp:lineTo x="21518" y="21570"/>
              <wp:lineTo x="21518"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itepaper.doc.cover.png"/>
                  <pic:cNvPicPr/>
                </pic:nvPicPr>
                <pic:blipFill>
                  <a:blip r:embed="rId1">
                    <a:extLst>
                      <a:ext uri="{28A0092B-C50C-407E-A947-70E740481C1C}">
                        <a14:useLocalDpi xmlns:a14="http://schemas.microsoft.com/office/drawing/2010/main" val="0"/>
                      </a:ext>
                    </a:extLst>
                  </a:blip>
                  <a:stretch>
                    <a:fillRect/>
                  </a:stretch>
                </pic:blipFill>
                <pic:spPr>
                  <a:xfrm>
                    <a:off x="0" y="0"/>
                    <a:ext cx="7553325" cy="10683234"/>
                  </a:xfrm>
                  <a:prstGeom prst="rect">
                    <a:avLst/>
                  </a:prstGeom>
                </pic:spPr>
              </pic:pic>
            </a:graphicData>
          </a:graphic>
          <wp14:sizeRelH relativeFrom="page">
            <wp14:pctWidth>0</wp14:pctWidth>
          </wp14:sizeRelH>
          <wp14:sizeRelV relativeFrom="page">
            <wp14:pctHeight>0</wp14:pctHeight>
          </wp14:sizeRelV>
        </wp:anchor>
      </w:drawing>
    </w:r>
  </w:p>
  <w:p w14:paraId="66936782" w14:textId="77777777" w:rsidR="009B1192" w:rsidRDefault="009B119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70F71"/>
    <w:multiLevelType w:val="hybridMultilevel"/>
    <w:tmpl w:val="2F80AE42"/>
    <w:lvl w:ilvl="0" w:tplc="8B0272E6">
      <w:start w:val="1"/>
      <w:numFmt w:val="bullet"/>
      <w:lvlText w:val=""/>
      <w:lvlJc w:val="left"/>
      <w:pPr>
        <w:tabs>
          <w:tab w:val="num" w:pos="720"/>
        </w:tabs>
        <w:ind w:left="720" w:hanging="360"/>
      </w:pPr>
      <w:rPr>
        <w:rFonts w:ascii="Wingdings" w:hAnsi="Wingdings" w:hint="default"/>
      </w:rPr>
    </w:lvl>
    <w:lvl w:ilvl="1" w:tplc="521449A8" w:tentative="1">
      <w:start w:val="1"/>
      <w:numFmt w:val="bullet"/>
      <w:lvlText w:val=""/>
      <w:lvlJc w:val="left"/>
      <w:pPr>
        <w:tabs>
          <w:tab w:val="num" w:pos="1440"/>
        </w:tabs>
        <w:ind w:left="1440" w:hanging="360"/>
      </w:pPr>
      <w:rPr>
        <w:rFonts w:ascii="Wingdings" w:hAnsi="Wingdings" w:hint="default"/>
      </w:rPr>
    </w:lvl>
    <w:lvl w:ilvl="2" w:tplc="142422F2" w:tentative="1">
      <w:start w:val="1"/>
      <w:numFmt w:val="bullet"/>
      <w:lvlText w:val=""/>
      <w:lvlJc w:val="left"/>
      <w:pPr>
        <w:tabs>
          <w:tab w:val="num" w:pos="2160"/>
        </w:tabs>
        <w:ind w:left="2160" w:hanging="360"/>
      </w:pPr>
      <w:rPr>
        <w:rFonts w:ascii="Wingdings" w:hAnsi="Wingdings" w:hint="default"/>
      </w:rPr>
    </w:lvl>
    <w:lvl w:ilvl="3" w:tplc="1B804496" w:tentative="1">
      <w:start w:val="1"/>
      <w:numFmt w:val="bullet"/>
      <w:lvlText w:val=""/>
      <w:lvlJc w:val="left"/>
      <w:pPr>
        <w:tabs>
          <w:tab w:val="num" w:pos="2880"/>
        </w:tabs>
        <w:ind w:left="2880" w:hanging="360"/>
      </w:pPr>
      <w:rPr>
        <w:rFonts w:ascii="Wingdings" w:hAnsi="Wingdings" w:hint="default"/>
      </w:rPr>
    </w:lvl>
    <w:lvl w:ilvl="4" w:tplc="8AD8EB62" w:tentative="1">
      <w:start w:val="1"/>
      <w:numFmt w:val="bullet"/>
      <w:lvlText w:val=""/>
      <w:lvlJc w:val="left"/>
      <w:pPr>
        <w:tabs>
          <w:tab w:val="num" w:pos="3600"/>
        </w:tabs>
        <w:ind w:left="3600" w:hanging="360"/>
      </w:pPr>
      <w:rPr>
        <w:rFonts w:ascii="Wingdings" w:hAnsi="Wingdings" w:hint="default"/>
      </w:rPr>
    </w:lvl>
    <w:lvl w:ilvl="5" w:tplc="D0D41002" w:tentative="1">
      <w:start w:val="1"/>
      <w:numFmt w:val="bullet"/>
      <w:lvlText w:val=""/>
      <w:lvlJc w:val="left"/>
      <w:pPr>
        <w:tabs>
          <w:tab w:val="num" w:pos="4320"/>
        </w:tabs>
        <w:ind w:left="4320" w:hanging="360"/>
      </w:pPr>
      <w:rPr>
        <w:rFonts w:ascii="Wingdings" w:hAnsi="Wingdings" w:hint="default"/>
      </w:rPr>
    </w:lvl>
    <w:lvl w:ilvl="6" w:tplc="8FF67DEE" w:tentative="1">
      <w:start w:val="1"/>
      <w:numFmt w:val="bullet"/>
      <w:lvlText w:val=""/>
      <w:lvlJc w:val="left"/>
      <w:pPr>
        <w:tabs>
          <w:tab w:val="num" w:pos="5040"/>
        </w:tabs>
        <w:ind w:left="5040" w:hanging="360"/>
      </w:pPr>
      <w:rPr>
        <w:rFonts w:ascii="Wingdings" w:hAnsi="Wingdings" w:hint="default"/>
      </w:rPr>
    </w:lvl>
    <w:lvl w:ilvl="7" w:tplc="A0CC1E60" w:tentative="1">
      <w:start w:val="1"/>
      <w:numFmt w:val="bullet"/>
      <w:lvlText w:val=""/>
      <w:lvlJc w:val="left"/>
      <w:pPr>
        <w:tabs>
          <w:tab w:val="num" w:pos="5760"/>
        </w:tabs>
        <w:ind w:left="5760" w:hanging="360"/>
      </w:pPr>
      <w:rPr>
        <w:rFonts w:ascii="Wingdings" w:hAnsi="Wingdings" w:hint="default"/>
      </w:rPr>
    </w:lvl>
    <w:lvl w:ilvl="8" w:tplc="BCC8BF9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3DC19E6"/>
    <w:multiLevelType w:val="hybridMultilevel"/>
    <w:tmpl w:val="7F822812"/>
    <w:lvl w:ilvl="0" w:tplc="B3D69E0A">
      <w:start w:val="1"/>
      <w:numFmt w:val="bullet"/>
      <w:lvlText w:val="•"/>
      <w:lvlJc w:val="left"/>
      <w:pPr>
        <w:tabs>
          <w:tab w:val="num" w:pos="720"/>
        </w:tabs>
        <w:ind w:left="720" w:hanging="360"/>
      </w:pPr>
      <w:rPr>
        <w:rFonts w:ascii="Arial" w:hAnsi="Arial" w:hint="default"/>
      </w:rPr>
    </w:lvl>
    <w:lvl w:ilvl="1" w:tplc="924CFC66" w:tentative="1">
      <w:start w:val="1"/>
      <w:numFmt w:val="bullet"/>
      <w:lvlText w:val="•"/>
      <w:lvlJc w:val="left"/>
      <w:pPr>
        <w:tabs>
          <w:tab w:val="num" w:pos="1440"/>
        </w:tabs>
        <w:ind w:left="1440" w:hanging="360"/>
      </w:pPr>
      <w:rPr>
        <w:rFonts w:ascii="Arial" w:hAnsi="Arial" w:hint="default"/>
      </w:rPr>
    </w:lvl>
    <w:lvl w:ilvl="2" w:tplc="8AB81A76" w:tentative="1">
      <w:start w:val="1"/>
      <w:numFmt w:val="bullet"/>
      <w:lvlText w:val="•"/>
      <w:lvlJc w:val="left"/>
      <w:pPr>
        <w:tabs>
          <w:tab w:val="num" w:pos="2160"/>
        </w:tabs>
        <w:ind w:left="2160" w:hanging="360"/>
      </w:pPr>
      <w:rPr>
        <w:rFonts w:ascii="Arial" w:hAnsi="Arial" w:hint="default"/>
      </w:rPr>
    </w:lvl>
    <w:lvl w:ilvl="3" w:tplc="A31E571E" w:tentative="1">
      <w:start w:val="1"/>
      <w:numFmt w:val="bullet"/>
      <w:lvlText w:val="•"/>
      <w:lvlJc w:val="left"/>
      <w:pPr>
        <w:tabs>
          <w:tab w:val="num" w:pos="2880"/>
        </w:tabs>
        <w:ind w:left="2880" w:hanging="360"/>
      </w:pPr>
      <w:rPr>
        <w:rFonts w:ascii="Arial" w:hAnsi="Arial" w:hint="default"/>
      </w:rPr>
    </w:lvl>
    <w:lvl w:ilvl="4" w:tplc="7A54817C" w:tentative="1">
      <w:start w:val="1"/>
      <w:numFmt w:val="bullet"/>
      <w:lvlText w:val="•"/>
      <w:lvlJc w:val="left"/>
      <w:pPr>
        <w:tabs>
          <w:tab w:val="num" w:pos="3600"/>
        </w:tabs>
        <w:ind w:left="3600" w:hanging="360"/>
      </w:pPr>
      <w:rPr>
        <w:rFonts w:ascii="Arial" w:hAnsi="Arial" w:hint="default"/>
      </w:rPr>
    </w:lvl>
    <w:lvl w:ilvl="5" w:tplc="0D803962" w:tentative="1">
      <w:start w:val="1"/>
      <w:numFmt w:val="bullet"/>
      <w:lvlText w:val="•"/>
      <w:lvlJc w:val="left"/>
      <w:pPr>
        <w:tabs>
          <w:tab w:val="num" w:pos="4320"/>
        </w:tabs>
        <w:ind w:left="4320" w:hanging="360"/>
      </w:pPr>
      <w:rPr>
        <w:rFonts w:ascii="Arial" w:hAnsi="Arial" w:hint="default"/>
      </w:rPr>
    </w:lvl>
    <w:lvl w:ilvl="6" w:tplc="D63402E2" w:tentative="1">
      <w:start w:val="1"/>
      <w:numFmt w:val="bullet"/>
      <w:lvlText w:val="•"/>
      <w:lvlJc w:val="left"/>
      <w:pPr>
        <w:tabs>
          <w:tab w:val="num" w:pos="5040"/>
        </w:tabs>
        <w:ind w:left="5040" w:hanging="360"/>
      </w:pPr>
      <w:rPr>
        <w:rFonts w:ascii="Arial" w:hAnsi="Arial" w:hint="default"/>
      </w:rPr>
    </w:lvl>
    <w:lvl w:ilvl="7" w:tplc="0A105A16" w:tentative="1">
      <w:start w:val="1"/>
      <w:numFmt w:val="bullet"/>
      <w:lvlText w:val="•"/>
      <w:lvlJc w:val="left"/>
      <w:pPr>
        <w:tabs>
          <w:tab w:val="num" w:pos="5760"/>
        </w:tabs>
        <w:ind w:left="5760" w:hanging="360"/>
      </w:pPr>
      <w:rPr>
        <w:rFonts w:ascii="Arial" w:hAnsi="Arial" w:hint="default"/>
      </w:rPr>
    </w:lvl>
    <w:lvl w:ilvl="8" w:tplc="795C572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AA8654C"/>
    <w:multiLevelType w:val="hybridMultilevel"/>
    <w:tmpl w:val="B1E8B624"/>
    <w:lvl w:ilvl="0" w:tplc="0F78C064">
      <w:start w:val="1"/>
      <w:numFmt w:val="bullet"/>
      <w:lvlText w:val="•"/>
      <w:lvlJc w:val="left"/>
      <w:pPr>
        <w:tabs>
          <w:tab w:val="num" w:pos="720"/>
        </w:tabs>
        <w:ind w:left="720" w:hanging="360"/>
      </w:pPr>
      <w:rPr>
        <w:rFonts w:ascii="Arial" w:hAnsi="Arial" w:hint="default"/>
      </w:rPr>
    </w:lvl>
    <w:lvl w:ilvl="1" w:tplc="6ED2F3E0" w:tentative="1">
      <w:start w:val="1"/>
      <w:numFmt w:val="bullet"/>
      <w:lvlText w:val="•"/>
      <w:lvlJc w:val="left"/>
      <w:pPr>
        <w:tabs>
          <w:tab w:val="num" w:pos="1440"/>
        </w:tabs>
        <w:ind w:left="1440" w:hanging="360"/>
      </w:pPr>
      <w:rPr>
        <w:rFonts w:ascii="Arial" w:hAnsi="Arial" w:hint="default"/>
      </w:rPr>
    </w:lvl>
    <w:lvl w:ilvl="2" w:tplc="83A4C662" w:tentative="1">
      <w:start w:val="1"/>
      <w:numFmt w:val="bullet"/>
      <w:lvlText w:val="•"/>
      <w:lvlJc w:val="left"/>
      <w:pPr>
        <w:tabs>
          <w:tab w:val="num" w:pos="2160"/>
        </w:tabs>
        <w:ind w:left="2160" w:hanging="360"/>
      </w:pPr>
      <w:rPr>
        <w:rFonts w:ascii="Arial" w:hAnsi="Arial" w:hint="default"/>
      </w:rPr>
    </w:lvl>
    <w:lvl w:ilvl="3" w:tplc="393C14C4" w:tentative="1">
      <w:start w:val="1"/>
      <w:numFmt w:val="bullet"/>
      <w:lvlText w:val="•"/>
      <w:lvlJc w:val="left"/>
      <w:pPr>
        <w:tabs>
          <w:tab w:val="num" w:pos="2880"/>
        </w:tabs>
        <w:ind w:left="2880" w:hanging="360"/>
      </w:pPr>
      <w:rPr>
        <w:rFonts w:ascii="Arial" w:hAnsi="Arial" w:hint="default"/>
      </w:rPr>
    </w:lvl>
    <w:lvl w:ilvl="4" w:tplc="FD0A05F0" w:tentative="1">
      <w:start w:val="1"/>
      <w:numFmt w:val="bullet"/>
      <w:lvlText w:val="•"/>
      <w:lvlJc w:val="left"/>
      <w:pPr>
        <w:tabs>
          <w:tab w:val="num" w:pos="3600"/>
        </w:tabs>
        <w:ind w:left="3600" w:hanging="360"/>
      </w:pPr>
      <w:rPr>
        <w:rFonts w:ascii="Arial" w:hAnsi="Arial" w:hint="default"/>
      </w:rPr>
    </w:lvl>
    <w:lvl w:ilvl="5" w:tplc="0EAE8D0E" w:tentative="1">
      <w:start w:val="1"/>
      <w:numFmt w:val="bullet"/>
      <w:lvlText w:val="•"/>
      <w:lvlJc w:val="left"/>
      <w:pPr>
        <w:tabs>
          <w:tab w:val="num" w:pos="4320"/>
        </w:tabs>
        <w:ind w:left="4320" w:hanging="360"/>
      </w:pPr>
      <w:rPr>
        <w:rFonts w:ascii="Arial" w:hAnsi="Arial" w:hint="default"/>
      </w:rPr>
    </w:lvl>
    <w:lvl w:ilvl="6" w:tplc="BD8C5A70" w:tentative="1">
      <w:start w:val="1"/>
      <w:numFmt w:val="bullet"/>
      <w:lvlText w:val="•"/>
      <w:lvlJc w:val="left"/>
      <w:pPr>
        <w:tabs>
          <w:tab w:val="num" w:pos="5040"/>
        </w:tabs>
        <w:ind w:left="5040" w:hanging="360"/>
      </w:pPr>
      <w:rPr>
        <w:rFonts w:ascii="Arial" w:hAnsi="Arial" w:hint="default"/>
      </w:rPr>
    </w:lvl>
    <w:lvl w:ilvl="7" w:tplc="D28E1CDC" w:tentative="1">
      <w:start w:val="1"/>
      <w:numFmt w:val="bullet"/>
      <w:lvlText w:val="•"/>
      <w:lvlJc w:val="left"/>
      <w:pPr>
        <w:tabs>
          <w:tab w:val="num" w:pos="5760"/>
        </w:tabs>
        <w:ind w:left="5760" w:hanging="360"/>
      </w:pPr>
      <w:rPr>
        <w:rFonts w:ascii="Arial" w:hAnsi="Arial" w:hint="default"/>
      </w:rPr>
    </w:lvl>
    <w:lvl w:ilvl="8" w:tplc="98EE83B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B4F65A6"/>
    <w:multiLevelType w:val="hybridMultilevel"/>
    <w:tmpl w:val="67BE605A"/>
    <w:lvl w:ilvl="0" w:tplc="2F58C274">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8B6052"/>
    <w:multiLevelType w:val="hybridMultilevel"/>
    <w:tmpl w:val="F0DA9400"/>
    <w:lvl w:ilvl="0" w:tplc="41548EBC">
      <w:start w:val="1"/>
      <w:numFmt w:val="bullet"/>
      <w:lvlText w:val="•"/>
      <w:lvlJc w:val="left"/>
      <w:pPr>
        <w:tabs>
          <w:tab w:val="num" w:pos="720"/>
        </w:tabs>
        <w:ind w:left="720" w:hanging="360"/>
      </w:pPr>
      <w:rPr>
        <w:rFonts w:ascii="Arial" w:hAnsi="Arial" w:hint="default"/>
      </w:rPr>
    </w:lvl>
    <w:lvl w:ilvl="1" w:tplc="6226DA84" w:tentative="1">
      <w:start w:val="1"/>
      <w:numFmt w:val="bullet"/>
      <w:lvlText w:val="•"/>
      <w:lvlJc w:val="left"/>
      <w:pPr>
        <w:tabs>
          <w:tab w:val="num" w:pos="1440"/>
        </w:tabs>
        <w:ind w:left="1440" w:hanging="360"/>
      </w:pPr>
      <w:rPr>
        <w:rFonts w:ascii="Arial" w:hAnsi="Arial" w:hint="default"/>
      </w:rPr>
    </w:lvl>
    <w:lvl w:ilvl="2" w:tplc="B9E63ABA" w:tentative="1">
      <w:start w:val="1"/>
      <w:numFmt w:val="bullet"/>
      <w:lvlText w:val="•"/>
      <w:lvlJc w:val="left"/>
      <w:pPr>
        <w:tabs>
          <w:tab w:val="num" w:pos="2160"/>
        </w:tabs>
        <w:ind w:left="2160" w:hanging="360"/>
      </w:pPr>
      <w:rPr>
        <w:rFonts w:ascii="Arial" w:hAnsi="Arial" w:hint="default"/>
      </w:rPr>
    </w:lvl>
    <w:lvl w:ilvl="3" w:tplc="81785764" w:tentative="1">
      <w:start w:val="1"/>
      <w:numFmt w:val="bullet"/>
      <w:lvlText w:val="•"/>
      <w:lvlJc w:val="left"/>
      <w:pPr>
        <w:tabs>
          <w:tab w:val="num" w:pos="2880"/>
        </w:tabs>
        <w:ind w:left="2880" w:hanging="360"/>
      </w:pPr>
      <w:rPr>
        <w:rFonts w:ascii="Arial" w:hAnsi="Arial" w:hint="default"/>
      </w:rPr>
    </w:lvl>
    <w:lvl w:ilvl="4" w:tplc="F4BA33D4" w:tentative="1">
      <w:start w:val="1"/>
      <w:numFmt w:val="bullet"/>
      <w:lvlText w:val="•"/>
      <w:lvlJc w:val="left"/>
      <w:pPr>
        <w:tabs>
          <w:tab w:val="num" w:pos="3600"/>
        </w:tabs>
        <w:ind w:left="3600" w:hanging="360"/>
      </w:pPr>
      <w:rPr>
        <w:rFonts w:ascii="Arial" w:hAnsi="Arial" w:hint="default"/>
      </w:rPr>
    </w:lvl>
    <w:lvl w:ilvl="5" w:tplc="CD8E56D6" w:tentative="1">
      <w:start w:val="1"/>
      <w:numFmt w:val="bullet"/>
      <w:lvlText w:val="•"/>
      <w:lvlJc w:val="left"/>
      <w:pPr>
        <w:tabs>
          <w:tab w:val="num" w:pos="4320"/>
        </w:tabs>
        <w:ind w:left="4320" w:hanging="360"/>
      </w:pPr>
      <w:rPr>
        <w:rFonts w:ascii="Arial" w:hAnsi="Arial" w:hint="default"/>
      </w:rPr>
    </w:lvl>
    <w:lvl w:ilvl="6" w:tplc="BE8A67E6" w:tentative="1">
      <w:start w:val="1"/>
      <w:numFmt w:val="bullet"/>
      <w:lvlText w:val="•"/>
      <w:lvlJc w:val="left"/>
      <w:pPr>
        <w:tabs>
          <w:tab w:val="num" w:pos="5040"/>
        </w:tabs>
        <w:ind w:left="5040" w:hanging="360"/>
      </w:pPr>
      <w:rPr>
        <w:rFonts w:ascii="Arial" w:hAnsi="Arial" w:hint="default"/>
      </w:rPr>
    </w:lvl>
    <w:lvl w:ilvl="7" w:tplc="3E1655AA" w:tentative="1">
      <w:start w:val="1"/>
      <w:numFmt w:val="bullet"/>
      <w:lvlText w:val="•"/>
      <w:lvlJc w:val="left"/>
      <w:pPr>
        <w:tabs>
          <w:tab w:val="num" w:pos="5760"/>
        </w:tabs>
        <w:ind w:left="5760" w:hanging="360"/>
      </w:pPr>
      <w:rPr>
        <w:rFonts w:ascii="Arial" w:hAnsi="Arial" w:hint="default"/>
      </w:rPr>
    </w:lvl>
    <w:lvl w:ilvl="8" w:tplc="C0C0F59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06E605D"/>
    <w:multiLevelType w:val="hybridMultilevel"/>
    <w:tmpl w:val="37A2A9A4"/>
    <w:lvl w:ilvl="0" w:tplc="7A9C319E">
      <w:start w:val="1"/>
      <w:numFmt w:val="bullet"/>
      <w:lvlText w:val="•"/>
      <w:lvlJc w:val="left"/>
      <w:pPr>
        <w:tabs>
          <w:tab w:val="num" w:pos="720"/>
        </w:tabs>
        <w:ind w:left="720" w:hanging="360"/>
      </w:pPr>
      <w:rPr>
        <w:rFonts w:ascii="Arial" w:hAnsi="Arial" w:hint="default"/>
      </w:rPr>
    </w:lvl>
    <w:lvl w:ilvl="1" w:tplc="D8D2A500" w:tentative="1">
      <w:start w:val="1"/>
      <w:numFmt w:val="bullet"/>
      <w:lvlText w:val="•"/>
      <w:lvlJc w:val="left"/>
      <w:pPr>
        <w:tabs>
          <w:tab w:val="num" w:pos="1440"/>
        </w:tabs>
        <w:ind w:left="1440" w:hanging="360"/>
      </w:pPr>
      <w:rPr>
        <w:rFonts w:ascii="Arial" w:hAnsi="Arial" w:hint="default"/>
      </w:rPr>
    </w:lvl>
    <w:lvl w:ilvl="2" w:tplc="7F8A555A" w:tentative="1">
      <w:start w:val="1"/>
      <w:numFmt w:val="bullet"/>
      <w:lvlText w:val="•"/>
      <w:lvlJc w:val="left"/>
      <w:pPr>
        <w:tabs>
          <w:tab w:val="num" w:pos="2160"/>
        </w:tabs>
        <w:ind w:left="2160" w:hanging="360"/>
      </w:pPr>
      <w:rPr>
        <w:rFonts w:ascii="Arial" w:hAnsi="Arial" w:hint="default"/>
      </w:rPr>
    </w:lvl>
    <w:lvl w:ilvl="3" w:tplc="C0F28658" w:tentative="1">
      <w:start w:val="1"/>
      <w:numFmt w:val="bullet"/>
      <w:lvlText w:val="•"/>
      <w:lvlJc w:val="left"/>
      <w:pPr>
        <w:tabs>
          <w:tab w:val="num" w:pos="2880"/>
        </w:tabs>
        <w:ind w:left="2880" w:hanging="360"/>
      </w:pPr>
      <w:rPr>
        <w:rFonts w:ascii="Arial" w:hAnsi="Arial" w:hint="default"/>
      </w:rPr>
    </w:lvl>
    <w:lvl w:ilvl="4" w:tplc="69E625BA" w:tentative="1">
      <w:start w:val="1"/>
      <w:numFmt w:val="bullet"/>
      <w:lvlText w:val="•"/>
      <w:lvlJc w:val="left"/>
      <w:pPr>
        <w:tabs>
          <w:tab w:val="num" w:pos="3600"/>
        </w:tabs>
        <w:ind w:left="3600" w:hanging="360"/>
      </w:pPr>
      <w:rPr>
        <w:rFonts w:ascii="Arial" w:hAnsi="Arial" w:hint="default"/>
      </w:rPr>
    </w:lvl>
    <w:lvl w:ilvl="5" w:tplc="A9EC670C" w:tentative="1">
      <w:start w:val="1"/>
      <w:numFmt w:val="bullet"/>
      <w:lvlText w:val="•"/>
      <w:lvlJc w:val="left"/>
      <w:pPr>
        <w:tabs>
          <w:tab w:val="num" w:pos="4320"/>
        </w:tabs>
        <w:ind w:left="4320" w:hanging="360"/>
      </w:pPr>
      <w:rPr>
        <w:rFonts w:ascii="Arial" w:hAnsi="Arial" w:hint="default"/>
      </w:rPr>
    </w:lvl>
    <w:lvl w:ilvl="6" w:tplc="A29A57F0" w:tentative="1">
      <w:start w:val="1"/>
      <w:numFmt w:val="bullet"/>
      <w:lvlText w:val="•"/>
      <w:lvlJc w:val="left"/>
      <w:pPr>
        <w:tabs>
          <w:tab w:val="num" w:pos="5040"/>
        </w:tabs>
        <w:ind w:left="5040" w:hanging="360"/>
      </w:pPr>
      <w:rPr>
        <w:rFonts w:ascii="Arial" w:hAnsi="Arial" w:hint="default"/>
      </w:rPr>
    </w:lvl>
    <w:lvl w:ilvl="7" w:tplc="264A6C7A" w:tentative="1">
      <w:start w:val="1"/>
      <w:numFmt w:val="bullet"/>
      <w:lvlText w:val="•"/>
      <w:lvlJc w:val="left"/>
      <w:pPr>
        <w:tabs>
          <w:tab w:val="num" w:pos="5760"/>
        </w:tabs>
        <w:ind w:left="5760" w:hanging="360"/>
      </w:pPr>
      <w:rPr>
        <w:rFonts w:ascii="Arial" w:hAnsi="Arial" w:hint="default"/>
      </w:rPr>
    </w:lvl>
    <w:lvl w:ilvl="8" w:tplc="224AE3E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8964A5B"/>
    <w:multiLevelType w:val="hybridMultilevel"/>
    <w:tmpl w:val="A61CFF56"/>
    <w:lvl w:ilvl="0" w:tplc="28C4505E">
      <w:start w:val="1"/>
      <w:numFmt w:val="bullet"/>
      <w:lvlText w:val="•"/>
      <w:lvlJc w:val="left"/>
      <w:pPr>
        <w:tabs>
          <w:tab w:val="num" w:pos="720"/>
        </w:tabs>
        <w:ind w:left="720" w:hanging="360"/>
      </w:pPr>
      <w:rPr>
        <w:rFonts w:ascii="Arial" w:hAnsi="Arial" w:hint="default"/>
      </w:rPr>
    </w:lvl>
    <w:lvl w:ilvl="1" w:tplc="940033E4" w:tentative="1">
      <w:start w:val="1"/>
      <w:numFmt w:val="bullet"/>
      <w:lvlText w:val="•"/>
      <w:lvlJc w:val="left"/>
      <w:pPr>
        <w:tabs>
          <w:tab w:val="num" w:pos="1440"/>
        </w:tabs>
        <w:ind w:left="1440" w:hanging="360"/>
      </w:pPr>
      <w:rPr>
        <w:rFonts w:ascii="Arial" w:hAnsi="Arial" w:hint="default"/>
      </w:rPr>
    </w:lvl>
    <w:lvl w:ilvl="2" w:tplc="2056D888" w:tentative="1">
      <w:start w:val="1"/>
      <w:numFmt w:val="bullet"/>
      <w:lvlText w:val="•"/>
      <w:lvlJc w:val="left"/>
      <w:pPr>
        <w:tabs>
          <w:tab w:val="num" w:pos="2160"/>
        </w:tabs>
        <w:ind w:left="2160" w:hanging="360"/>
      </w:pPr>
      <w:rPr>
        <w:rFonts w:ascii="Arial" w:hAnsi="Arial" w:hint="default"/>
      </w:rPr>
    </w:lvl>
    <w:lvl w:ilvl="3" w:tplc="63E6CE2A" w:tentative="1">
      <w:start w:val="1"/>
      <w:numFmt w:val="bullet"/>
      <w:lvlText w:val="•"/>
      <w:lvlJc w:val="left"/>
      <w:pPr>
        <w:tabs>
          <w:tab w:val="num" w:pos="2880"/>
        </w:tabs>
        <w:ind w:left="2880" w:hanging="360"/>
      </w:pPr>
      <w:rPr>
        <w:rFonts w:ascii="Arial" w:hAnsi="Arial" w:hint="default"/>
      </w:rPr>
    </w:lvl>
    <w:lvl w:ilvl="4" w:tplc="ABFEB1C4" w:tentative="1">
      <w:start w:val="1"/>
      <w:numFmt w:val="bullet"/>
      <w:lvlText w:val="•"/>
      <w:lvlJc w:val="left"/>
      <w:pPr>
        <w:tabs>
          <w:tab w:val="num" w:pos="3600"/>
        </w:tabs>
        <w:ind w:left="3600" w:hanging="360"/>
      </w:pPr>
      <w:rPr>
        <w:rFonts w:ascii="Arial" w:hAnsi="Arial" w:hint="default"/>
      </w:rPr>
    </w:lvl>
    <w:lvl w:ilvl="5" w:tplc="46F6C016" w:tentative="1">
      <w:start w:val="1"/>
      <w:numFmt w:val="bullet"/>
      <w:lvlText w:val="•"/>
      <w:lvlJc w:val="left"/>
      <w:pPr>
        <w:tabs>
          <w:tab w:val="num" w:pos="4320"/>
        </w:tabs>
        <w:ind w:left="4320" w:hanging="360"/>
      </w:pPr>
      <w:rPr>
        <w:rFonts w:ascii="Arial" w:hAnsi="Arial" w:hint="default"/>
      </w:rPr>
    </w:lvl>
    <w:lvl w:ilvl="6" w:tplc="AA146464" w:tentative="1">
      <w:start w:val="1"/>
      <w:numFmt w:val="bullet"/>
      <w:lvlText w:val="•"/>
      <w:lvlJc w:val="left"/>
      <w:pPr>
        <w:tabs>
          <w:tab w:val="num" w:pos="5040"/>
        </w:tabs>
        <w:ind w:left="5040" w:hanging="360"/>
      </w:pPr>
      <w:rPr>
        <w:rFonts w:ascii="Arial" w:hAnsi="Arial" w:hint="default"/>
      </w:rPr>
    </w:lvl>
    <w:lvl w:ilvl="7" w:tplc="C2D893FC" w:tentative="1">
      <w:start w:val="1"/>
      <w:numFmt w:val="bullet"/>
      <w:lvlText w:val="•"/>
      <w:lvlJc w:val="left"/>
      <w:pPr>
        <w:tabs>
          <w:tab w:val="num" w:pos="5760"/>
        </w:tabs>
        <w:ind w:left="5760" w:hanging="360"/>
      </w:pPr>
      <w:rPr>
        <w:rFonts w:ascii="Arial" w:hAnsi="Arial" w:hint="default"/>
      </w:rPr>
    </w:lvl>
    <w:lvl w:ilvl="8" w:tplc="A2FE5D9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BD8353C"/>
    <w:multiLevelType w:val="hybridMultilevel"/>
    <w:tmpl w:val="E0A8217A"/>
    <w:lvl w:ilvl="0" w:tplc="8AC2D110">
      <w:start w:val="1"/>
      <w:numFmt w:val="bullet"/>
      <w:lvlText w:val=""/>
      <w:lvlJc w:val="left"/>
      <w:pPr>
        <w:tabs>
          <w:tab w:val="num" w:pos="720"/>
        </w:tabs>
        <w:ind w:left="720" w:hanging="360"/>
      </w:pPr>
      <w:rPr>
        <w:rFonts w:ascii="Wingdings" w:hAnsi="Wingdings" w:hint="default"/>
      </w:rPr>
    </w:lvl>
    <w:lvl w:ilvl="1" w:tplc="09B0ED04" w:tentative="1">
      <w:start w:val="1"/>
      <w:numFmt w:val="bullet"/>
      <w:lvlText w:val=""/>
      <w:lvlJc w:val="left"/>
      <w:pPr>
        <w:tabs>
          <w:tab w:val="num" w:pos="1440"/>
        </w:tabs>
        <w:ind w:left="1440" w:hanging="360"/>
      </w:pPr>
      <w:rPr>
        <w:rFonts w:ascii="Wingdings" w:hAnsi="Wingdings" w:hint="default"/>
      </w:rPr>
    </w:lvl>
    <w:lvl w:ilvl="2" w:tplc="7898CD80" w:tentative="1">
      <w:start w:val="1"/>
      <w:numFmt w:val="bullet"/>
      <w:lvlText w:val=""/>
      <w:lvlJc w:val="left"/>
      <w:pPr>
        <w:tabs>
          <w:tab w:val="num" w:pos="2160"/>
        </w:tabs>
        <w:ind w:left="2160" w:hanging="360"/>
      </w:pPr>
      <w:rPr>
        <w:rFonts w:ascii="Wingdings" w:hAnsi="Wingdings" w:hint="default"/>
      </w:rPr>
    </w:lvl>
    <w:lvl w:ilvl="3" w:tplc="37A4E794" w:tentative="1">
      <w:start w:val="1"/>
      <w:numFmt w:val="bullet"/>
      <w:lvlText w:val=""/>
      <w:lvlJc w:val="left"/>
      <w:pPr>
        <w:tabs>
          <w:tab w:val="num" w:pos="2880"/>
        </w:tabs>
        <w:ind w:left="2880" w:hanging="360"/>
      </w:pPr>
      <w:rPr>
        <w:rFonts w:ascii="Wingdings" w:hAnsi="Wingdings" w:hint="default"/>
      </w:rPr>
    </w:lvl>
    <w:lvl w:ilvl="4" w:tplc="DD4C6058" w:tentative="1">
      <w:start w:val="1"/>
      <w:numFmt w:val="bullet"/>
      <w:lvlText w:val=""/>
      <w:lvlJc w:val="left"/>
      <w:pPr>
        <w:tabs>
          <w:tab w:val="num" w:pos="3600"/>
        </w:tabs>
        <w:ind w:left="3600" w:hanging="360"/>
      </w:pPr>
      <w:rPr>
        <w:rFonts w:ascii="Wingdings" w:hAnsi="Wingdings" w:hint="default"/>
      </w:rPr>
    </w:lvl>
    <w:lvl w:ilvl="5" w:tplc="95EE54DE" w:tentative="1">
      <w:start w:val="1"/>
      <w:numFmt w:val="bullet"/>
      <w:lvlText w:val=""/>
      <w:lvlJc w:val="left"/>
      <w:pPr>
        <w:tabs>
          <w:tab w:val="num" w:pos="4320"/>
        </w:tabs>
        <w:ind w:left="4320" w:hanging="360"/>
      </w:pPr>
      <w:rPr>
        <w:rFonts w:ascii="Wingdings" w:hAnsi="Wingdings" w:hint="default"/>
      </w:rPr>
    </w:lvl>
    <w:lvl w:ilvl="6" w:tplc="5444132A" w:tentative="1">
      <w:start w:val="1"/>
      <w:numFmt w:val="bullet"/>
      <w:lvlText w:val=""/>
      <w:lvlJc w:val="left"/>
      <w:pPr>
        <w:tabs>
          <w:tab w:val="num" w:pos="5040"/>
        </w:tabs>
        <w:ind w:left="5040" w:hanging="360"/>
      </w:pPr>
      <w:rPr>
        <w:rFonts w:ascii="Wingdings" w:hAnsi="Wingdings" w:hint="default"/>
      </w:rPr>
    </w:lvl>
    <w:lvl w:ilvl="7" w:tplc="787C93BA" w:tentative="1">
      <w:start w:val="1"/>
      <w:numFmt w:val="bullet"/>
      <w:lvlText w:val=""/>
      <w:lvlJc w:val="left"/>
      <w:pPr>
        <w:tabs>
          <w:tab w:val="num" w:pos="5760"/>
        </w:tabs>
        <w:ind w:left="5760" w:hanging="360"/>
      </w:pPr>
      <w:rPr>
        <w:rFonts w:ascii="Wingdings" w:hAnsi="Wingdings" w:hint="default"/>
      </w:rPr>
    </w:lvl>
    <w:lvl w:ilvl="8" w:tplc="CE6C945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39B00C7"/>
    <w:multiLevelType w:val="hybridMultilevel"/>
    <w:tmpl w:val="11CE7ED0"/>
    <w:lvl w:ilvl="0" w:tplc="8EF4A9BC">
      <w:start w:val="1"/>
      <w:numFmt w:val="bullet"/>
      <w:lvlText w:val="•"/>
      <w:lvlJc w:val="left"/>
      <w:pPr>
        <w:tabs>
          <w:tab w:val="num" w:pos="720"/>
        </w:tabs>
        <w:ind w:left="720" w:hanging="360"/>
      </w:pPr>
      <w:rPr>
        <w:rFonts w:ascii="Arial" w:hAnsi="Arial" w:hint="default"/>
      </w:rPr>
    </w:lvl>
    <w:lvl w:ilvl="1" w:tplc="3F0654A8" w:tentative="1">
      <w:start w:val="1"/>
      <w:numFmt w:val="bullet"/>
      <w:lvlText w:val="•"/>
      <w:lvlJc w:val="left"/>
      <w:pPr>
        <w:tabs>
          <w:tab w:val="num" w:pos="1440"/>
        </w:tabs>
        <w:ind w:left="1440" w:hanging="360"/>
      </w:pPr>
      <w:rPr>
        <w:rFonts w:ascii="Arial" w:hAnsi="Arial" w:hint="default"/>
      </w:rPr>
    </w:lvl>
    <w:lvl w:ilvl="2" w:tplc="472E0488" w:tentative="1">
      <w:start w:val="1"/>
      <w:numFmt w:val="bullet"/>
      <w:lvlText w:val="•"/>
      <w:lvlJc w:val="left"/>
      <w:pPr>
        <w:tabs>
          <w:tab w:val="num" w:pos="2160"/>
        </w:tabs>
        <w:ind w:left="2160" w:hanging="360"/>
      </w:pPr>
      <w:rPr>
        <w:rFonts w:ascii="Arial" w:hAnsi="Arial" w:hint="default"/>
      </w:rPr>
    </w:lvl>
    <w:lvl w:ilvl="3" w:tplc="2166BFCC" w:tentative="1">
      <w:start w:val="1"/>
      <w:numFmt w:val="bullet"/>
      <w:lvlText w:val="•"/>
      <w:lvlJc w:val="left"/>
      <w:pPr>
        <w:tabs>
          <w:tab w:val="num" w:pos="2880"/>
        </w:tabs>
        <w:ind w:left="2880" w:hanging="360"/>
      </w:pPr>
      <w:rPr>
        <w:rFonts w:ascii="Arial" w:hAnsi="Arial" w:hint="default"/>
      </w:rPr>
    </w:lvl>
    <w:lvl w:ilvl="4" w:tplc="92F41026" w:tentative="1">
      <w:start w:val="1"/>
      <w:numFmt w:val="bullet"/>
      <w:lvlText w:val="•"/>
      <w:lvlJc w:val="left"/>
      <w:pPr>
        <w:tabs>
          <w:tab w:val="num" w:pos="3600"/>
        </w:tabs>
        <w:ind w:left="3600" w:hanging="360"/>
      </w:pPr>
      <w:rPr>
        <w:rFonts w:ascii="Arial" w:hAnsi="Arial" w:hint="default"/>
      </w:rPr>
    </w:lvl>
    <w:lvl w:ilvl="5" w:tplc="E39A306E" w:tentative="1">
      <w:start w:val="1"/>
      <w:numFmt w:val="bullet"/>
      <w:lvlText w:val="•"/>
      <w:lvlJc w:val="left"/>
      <w:pPr>
        <w:tabs>
          <w:tab w:val="num" w:pos="4320"/>
        </w:tabs>
        <w:ind w:left="4320" w:hanging="360"/>
      </w:pPr>
      <w:rPr>
        <w:rFonts w:ascii="Arial" w:hAnsi="Arial" w:hint="default"/>
      </w:rPr>
    </w:lvl>
    <w:lvl w:ilvl="6" w:tplc="3482B68A" w:tentative="1">
      <w:start w:val="1"/>
      <w:numFmt w:val="bullet"/>
      <w:lvlText w:val="•"/>
      <w:lvlJc w:val="left"/>
      <w:pPr>
        <w:tabs>
          <w:tab w:val="num" w:pos="5040"/>
        </w:tabs>
        <w:ind w:left="5040" w:hanging="360"/>
      </w:pPr>
      <w:rPr>
        <w:rFonts w:ascii="Arial" w:hAnsi="Arial" w:hint="default"/>
      </w:rPr>
    </w:lvl>
    <w:lvl w:ilvl="7" w:tplc="5214249E" w:tentative="1">
      <w:start w:val="1"/>
      <w:numFmt w:val="bullet"/>
      <w:lvlText w:val="•"/>
      <w:lvlJc w:val="left"/>
      <w:pPr>
        <w:tabs>
          <w:tab w:val="num" w:pos="5760"/>
        </w:tabs>
        <w:ind w:left="5760" w:hanging="360"/>
      </w:pPr>
      <w:rPr>
        <w:rFonts w:ascii="Arial" w:hAnsi="Arial" w:hint="default"/>
      </w:rPr>
    </w:lvl>
    <w:lvl w:ilvl="8" w:tplc="4C18A75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89862A9"/>
    <w:multiLevelType w:val="hybridMultilevel"/>
    <w:tmpl w:val="925ECBE4"/>
    <w:lvl w:ilvl="0" w:tplc="A9B6227E">
      <w:start w:val="1"/>
      <w:numFmt w:val="bullet"/>
      <w:lvlText w:val="•"/>
      <w:lvlJc w:val="left"/>
      <w:pPr>
        <w:tabs>
          <w:tab w:val="num" w:pos="720"/>
        </w:tabs>
        <w:ind w:left="720" w:hanging="360"/>
      </w:pPr>
      <w:rPr>
        <w:rFonts w:ascii="Arial" w:hAnsi="Arial" w:hint="default"/>
      </w:rPr>
    </w:lvl>
    <w:lvl w:ilvl="1" w:tplc="BDE6BD34" w:tentative="1">
      <w:start w:val="1"/>
      <w:numFmt w:val="bullet"/>
      <w:lvlText w:val="•"/>
      <w:lvlJc w:val="left"/>
      <w:pPr>
        <w:tabs>
          <w:tab w:val="num" w:pos="1440"/>
        </w:tabs>
        <w:ind w:left="1440" w:hanging="360"/>
      </w:pPr>
      <w:rPr>
        <w:rFonts w:ascii="Arial" w:hAnsi="Arial" w:hint="default"/>
      </w:rPr>
    </w:lvl>
    <w:lvl w:ilvl="2" w:tplc="EEB08140" w:tentative="1">
      <w:start w:val="1"/>
      <w:numFmt w:val="bullet"/>
      <w:lvlText w:val="•"/>
      <w:lvlJc w:val="left"/>
      <w:pPr>
        <w:tabs>
          <w:tab w:val="num" w:pos="2160"/>
        </w:tabs>
        <w:ind w:left="2160" w:hanging="360"/>
      </w:pPr>
      <w:rPr>
        <w:rFonts w:ascii="Arial" w:hAnsi="Arial" w:hint="default"/>
      </w:rPr>
    </w:lvl>
    <w:lvl w:ilvl="3" w:tplc="0E067670" w:tentative="1">
      <w:start w:val="1"/>
      <w:numFmt w:val="bullet"/>
      <w:lvlText w:val="•"/>
      <w:lvlJc w:val="left"/>
      <w:pPr>
        <w:tabs>
          <w:tab w:val="num" w:pos="2880"/>
        </w:tabs>
        <w:ind w:left="2880" w:hanging="360"/>
      </w:pPr>
      <w:rPr>
        <w:rFonts w:ascii="Arial" w:hAnsi="Arial" w:hint="default"/>
      </w:rPr>
    </w:lvl>
    <w:lvl w:ilvl="4" w:tplc="42ECCF96" w:tentative="1">
      <w:start w:val="1"/>
      <w:numFmt w:val="bullet"/>
      <w:lvlText w:val="•"/>
      <w:lvlJc w:val="left"/>
      <w:pPr>
        <w:tabs>
          <w:tab w:val="num" w:pos="3600"/>
        </w:tabs>
        <w:ind w:left="3600" w:hanging="360"/>
      </w:pPr>
      <w:rPr>
        <w:rFonts w:ascii="Arial" w:hAnsi="Arial" w:hint="default"/>
      </w:rPr>
    </w:lvl>
    <w:lvl w:ilvl="5" w:tplc="52981520" w:tentative="1">
      <w:start w:val="1"/>
      <w:numFmt w:val="bullet"/>
      <w:lvlText w:val="•"/>
      <w:lvlJc w:val="left"/>
      <w:pPr>
        <w:tabs>
          <w:tab w:val="num" w:pos="4320"/>
        </w:tabs>
        <w:ind w:left="4320" w:hanging="360"/>
      </w:pPr>
      <w:rPr>
        <w:rFonts w:ascii="Arial" w:hAnsi="Arial" w:hint="default"/>
      </w:rPr>
    </w:lvl>
    <w:lvl w:ilvl="6" w:tplc="E962FAC6" w:tentative="1">
      <w:start w:val="1"/>
      <w:numFmt w:val="bullet"/>
      <w:lvlText w:val="•"/>
      <w:lvlJc w:val="left"/>
      <w:pPr>
        <w:tabs>
          <w:tab w:val="num" w:pos="5040"/>
        </w:tabs>
        <w:ind w:left="5040" w:hanging="360"/>
      </w:pPr>
      <w:rPr>
        <w:rFonts w:ascii="Arial" w:hAnsi="Arial" w:hint="default"/>
      </w:rPr>
    </w:lvl>
    <w:lvl w:ilvl="7" w:tplc="48DCB4EC" w:tentative="1">
      <w:start w:val="1"/>
      <w:numFmt w:val="bullet"/>
      <w:lvlText w:val="•"/>
      <w:lvlJc w:val="left"/>
      <w:pPr>
        <w:tabs>
          <w:tab w:val="num" w:pos="5760"/>
        </w:tabs>
        <w:ind w:left="5760" w:hanging="360"/>
      </w:pPr>
      <w:rPr>
        <w:rFonts w:ascii="Arial" w:hAnsi="Arial" w:hint="default"/>
      </w:rPr>
    </w:lvl>
    <w:lvl w:ilvl="8" w:tplc="32B822C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E8710EF"/>
    <w:multiLevelType w:val="hybridMultilevel"/>
    <w:tmpl w:val="A2AC3ED0"/>
    <w:lvl w:ilvl="0" w:tplc="0FF0AFE2">
      <w:start w:val="1"/>
      <w:numFmt w:val="bullet"/>
      <w:lvlText w:val="•"/>
      <w:lvlJc w:val="left"/>
      <w:pPr>
        <w:tabs>
          <w:tab w:val="num" w:pos="720"/>
        </w:tabs>
        <w:ind w:left="720" w:hanging="360"/>
      </w:pPr>
      <w:rPr>
        <w:rFonts w:ascii="Arial" w:hAnsi="Arial" w:hint="default"/>
      </w:rPr>
    </w:lvl>
    <w:lvl w:ilvl="1" w:tplc="1128A61C" w:tentative="1">
      <w:start w:val="1"/>
      <w:numFmt w:val="bullet"/>
      <w:lvlText w:val="•"/>
      <w:lvlJc w:val="left"/>
      <w:pPr>
        <w:tabs>
          <w:tab w:val="num" w:pos="1440"/>
        </w:tabs>
        <w:ind w:left="1440" w:hanging="360"/>
      </w:pPr>
      <w:rPr>
        <w:rFonts w:ascii="Arial" w:hAnsi="Arial" w:hint="default"/>
      </w:rPr>
    </w:lvl>
    <w:lvl w:ilvl="2" w:tplc="29445964" w:tentative="1">
      <w:start w:val="1"/>
      <w:numFmt w:val="bullet"/>
      <w:lvlText w:val="•"/>
      <w:lvlJc w:val="left"/>
      <w:pPr>
        <w:tabs>
          <w:tab w:val="num" w:pos="2160"/>
        </w:tabs>
        <w:ind w:left="2160" w:hanging="360"/>
      </w:pPr>
      <w:rPr>
        <w:rFonts w:ascii="Arial" w:hAnsi="Arial" w:hint="default"/>
      </w:rPr>
    </w:lvl>
    <w:lvl w:ilvl="3" w:tplc="AE54744C" w:tentative="1">
      <w:start w:val="1"/>
      <w:numFmt w:val="bullet"/>
      <w:lvlText w:val="•"/>
      <w:lvlJc w:val="left"/>
      <w:pPr>
        <w:tabs>
          <w:tab w:val="num" w:pos="2880"/>
        </w:tabs>
        <w:ind w:left="2880" w:hanging="360"/>
      </w:pPr>
      <w:rPr>
        <w:rFonts w:ascii="Arial" w:hAnsi="Arial" w:hint="default"/>
      </w:rPr>
    </w:lvl>
    <w:lvl w:ilvl="4" w:tplc="19C28A68" w:tentative="1">
      <w:start w:val="1"/>
      <w:numFmt w:val="bullet"/>
      <w:lvlText w:val="•"/>
      <w:lvlJc w:val="left"/>
      <w:pPr>
        <w:tabs>
          <w:tab w:val="num" w:pos="3600"/>
        </w:tabs>
        <w:ind w:left="3600" w:hanging="360"/>
      </w:pPr>
      <w:rPr>
        <w:rFonts w:ascii="Arial" w:hAnsi="Arial" w:hint="default"/>
      </w:rPr>
    </w:lvl>
    <w:lvl w:ilvl="5" w:tplc="18469D40" w:tentative="1">
      <w:start w:val="1"/>
      <w:numFmt w:val="bullet"/>
      <w:lvlText w:val="•"/>
      <w:lvlJc w:val="left"/>
      <w:pPr>
        <w:tabs>
          <w:tab w:val="num" w:pos="4320"/>
        </w:tabs>
        <w:ind w:left="4320" w:hanging="360"/>
      </w:pPr>
      <w:rPr>
        <w:rFonts w:ascii="Arial" w:hAnsi="Arial" w:hint="default"/>
      </w:rPr>
    </w:lvl>
    <w:lvl w:ilvl="6" w:tplc="05D2BD96" w:tentative="1">
      <w:start w:val="1"/>
      <w:numFmt w:val="bullet"/>
      <w:lvlText w:val="•"/>
      <w:lvlJc w:val="left"/>
      <w:pPr>
        <w:tabs>
          <w:tab w:val="num" w:pos="5040"/>
        </w:tabs>
        <w:ind w:left="5040" w:hanging="360"/>
      </w:pPr>
      <w:rPr>
        <w:rFonts w:ascii="Arial" w:hAnsi="Arial" w:hint="default"/>
      </w:rPr>
    </w:lvl>
    <w:lvl w:ilvl="7" w:tplc="B4F81D14" w:tentative="1">
      <w:start w:val="1"/>
      <w:numFmt w:val="bullet"/>
      <w:lvlText w:val="•"/>
      <w:lvlJc w:val="left"/>
      <w:pPr>
        <w:tabs>
          <w:tab w:val="num" w:pos="5760"/>
        </w:tabs>
        <w:ind w:left="5760" w:hanging="360"/>
      </w:pPr>
      <w:rPr>
        <w:rFonts w:ascii="Arial" w:hAnsi="Arial" w:hint="default"/>
      </w:rPr>
    </w:lvl>
    <w:lvl w:ilvl="8" w:tplc="D8385FB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F3D3E21"/>
    <w:multiLevelType w:val="hybridMultilevel"/>
    <w:tmpl w:val="820ECACA"/>
    <w:lvl w:ilvl="0" w:tplc="59B4A216">
      <w:start w:val="1"/>
      <w:numFmt w:val="bullet"/>
      <w:lvlText w:val="•"/>
      <w:lvlJc w:val="left"/>
      <w:pPr>
        <w:tabs>
          <w:tab w:val="num" w:pos="720"/>
        </w:tabs>
        <w:ind w:left="720" w:hanging="360"/>
      </w:pPr>
      <w:rPr>
        <w:rFonts w:ascii="Arial" w:hAnsi="Arial" w:hint="default"/>
      </w:rPr>
    </w:lvl>
    <w:lvl w:ilvl="1" w:tplc="A88A51B8" w:tentative="1">
      <w:start w:val="1"/>
      <w:numFmt w:val="bullet"/>
      <w:lvlText w:val="•"/>
      <w:lvlJc w:val="left"/>
      <w:pPr>
        <w:tabs>
          <w:tab w:val="num" w:pos="1440"/>
        </w:tabs>
        <w:ind w:left="1440" w:hanging="360"/>
      </w:pPr>
      <w:rPr>
        <w:rFonts w:ascii="Arial" w:hAnsi="Arial" w:hint="default"/>
      </w:rPr>
    </w:lvl>
    <w:lvl w:ilvl="2" w:tplc="63426A66" w:tentative="1">
      <w:start w:val="1"/>
      <w:numFmt w:val="bullet"/>
      <w:lvlText w:val="•"/>
      <w:lvlJc w:val="left"/>
      <w:pPr>
        <w:tabs>
          <w:tab w:val="num" w:pos="2160"/>
        </w:tabs>
        <w:ind w:left="2160" w:hanging="360"/>
      </w:pPr>
      <w:rPr>
        <w:rFonts w:ascii="Arial" w:hAnsi="Arial" w:hint="default"/>
      </w:rPr>
    </w:lvl>
    <w:lvl w:ilvl="3" w:tplc="374A9BA6" w:tentative="1">
      <w:start w:val="1"/>
      <w:numFmt w:val="bullet"/>
      <w:lvlText w:val="•"/>
      <w:lvlJc w:val="left"/>
      <w:pPr>
        <w:tabs>
          <w:tab w:val="num" w:pos="2880"/>
        </w:tabs>
        <w:ind w:left="2880" w:hanging="360"/>
      </w:pPr>
      <w:rPr>
        <w:rFonts w:ascii="Arial" w:hAnsi="Arial" w:hint="default"/>
      </w:rPr>
    </w:lvl>
    <w:lvl w:ilvl="4" w:tplc="AD12137C" w:tentative="1">
      <w:start w:val="1"/>
      <w:numFmt w:val="bullet"/>
      <w:lvlText w:val="•"/>
      <w:lvlJc w:val="left"/>
      <w:pPr>
        <w:tabs>
          <w:tab w:val="num" w:pos="3600"/>
        </w:tabs>
        <w:ind w:left="3600" w:hanging="360"/>
      </w:pPr>
      <w:rPr>
        <w:rFonts w:ascii="Arial" w:hAnsi="Arial" w:hint="default"/>
      </w:rPr>
    </w:lvl>
    <w:lvl w:ilvl="5" w:tplc="DF881290" w:tentative="1">
      <w:start w:val="1"/>
      <w:numFmt w:val="bullet"/>
      <w:lvlText w:val="•"/>
      <w:lvlJc w:val="left"/>
      <w:pPr>
        <w:tabs>
          <w:tab w:val="num" w:pos="4320"/>
        </w:tabs>
        <w:ind w:left="4320" w:hanging="360"/>
      </w:pPr>
      <w:rPr>
        <w:rFonts w:ascii="Arial" w:hAnsi="Arial" w:hint="default"/>
      </w:rPr>
    </w:lvl>
    <w:lvl w:ilvl="6" w:tplc="8C70395C" w:tentative="1">
      <w:start w:val="1"/>
      <w:numFmt w:val="bullet"/>
      <w:lvlText w:val="•"/>
      <w:lvlJc w:val="left"/>
      <w:pPr>
        <w:tabs>
          <w:tab w:val="num" w:pos="5040"/>
        </w:tabs>
        <w:ind w:left="5040" w:hanging="360"/>
      </w:pPr>
      <w:rPr>
        <w:rFonts w:ascii="Arial" w:hAnsi="Arial" w:hint="default"/>
      </w:rPr>
    </w:lvl>
    <w:lvl w:ilvl="7" w:tplc="0AACE1D4" w:tentative="1">
      <w:start w:val="1"/>
      <w:numFmt w:val="bullet"/>
      <w:lvlText w:val="•"/>
      <w:lvlJc w:val="left"/>
      <w:pPr>
        <w:tabs>
          <w:tab w:val="num" w:pos="5760"/>
        </w:tabs>
        <w:ind w:left="5760" w:hanging="360"/>
      </w:pPr>
      <w:rPr>
        <w:rFonts w:ascii="Arial" w:hAnsi="Arial" w:hint="default"/>
      </w:rPr>
    </w:lvl>
    <w:lvl w:ilvl="8" w:tplc="08A860F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FAC727C"/>
    <w:multiLevelType w:val="hybridMultilevel"/>
    <w:tmpl w:val="9A2E715C"/>
    <w:lvl w:ilvl="0" w:tplc="693A300E">
      <w:start w:val="1"/>
      <w:numFmt w:val="bullet"/>
      <w:lvlText w:val=""/>
      <w:lvlJc w:val="left"/>
      <w:pPr>
        <w:tabs>
          <w:tab w:val="num" w:pos="720"/>
        </w:tabs>
        <w:ind w:left="720" w:hanging="360"/>
      </w:pPr>
      <w:rPr>
        <w:rFonts w:ascii="Wingdings" w:hAnsi="Wingdings" w:hint="default"/>
      </w:rPr>
    </w:lvl>
    <w:lvl w:ilvl="1" w:tplc="D3EA3328" w:tentative="1">
      <w:start w:val="1"/>
      <w:numFmt w:val="bullet"/>
      <w:lvlText w:val=""/>
      <w:lvlJc w:val="left"/>
      <w:pPr>
        <w:tabs>
          <w:tab w:val="num" w:pos="1440"/>
        </w:tabs>
        <w:ind w:left="1440" w:hanging="360"/>
      </w:pPr>
      <w:rPr>
        <w:rFonts w:ascii="Wingdings" w:hAnsi="Wingdings" w:hint="default"/>
      </w:rPr>
    </w:lvl>
    <w:lvl w:ilvl="2" w:tplc="FE4A1A84" w:tentative="1">
      <w:start w:val="1"/>
      <w:numFmt w:val="bullet"/>
      <w:lvlText w:val=""/>
      <w:lvlJc w:val="left"/>
      <w:pPr>
        <w:tabs>
          <w:tab w:val="num" w:pos="2160"/>
        </w:tabs>
        <w:ind w:left="2160" w:hanging="360"/>
      </w:pPr>
      <w:rPr>
        <w:rFonts w:ascii="Wingdings" w:hAnsi="Wingdings" w:hint="default"/>
      </w:rPr>
    </w:lvl>
    <w:lvl w:ilvl="3" w:tplc="BC88360E" w:tentative="1">
      <w:start w:val="1"/>
      <w:numFmt w:val="bullet"/>
      <w:lvlText w:val=""/>
      <w:lvlJc w:val="left"/>
      <w:pPr>
        <w:tabs>
          <w:tab w:val="num" w:pos="2880"/>
        </w:tabs>
        <w:ind w:left="2880" w:hanging="360"/>
      </w:pPr>
      <w:rPr>
        <w:rFonts w:ascii="Wingdings" w:hAnsi="Wingdings" w:hint="default"/>
      </w:rPr>
    </w:lvl>
    <w:lvl w:ilvl="4" w:tplc="FF6C653E" w:tentative="1">
      <w:start w:val="1"/>
      <w:numFmt w:val="bullet"/>
      <w:lvlText w:val=""/>
      <w:lvlJc w:val="left"/>
      <w:pPr>
        <w:tabs>
          <w:tab w:val="num" w:pos="3600"/>
        </w:tabs>
        <w:ind w:left="3600" w:hanging="360"/>
      </w:pPr>
      <w:rPr>
        <w:rFonts w:ascii="Wingdings" w:hAnsi="Wingdings" w:hint="default"/>
      </w:rPr>
    </w:lvl>
    <w:lvl w:ilvl="5" w:tplc="8228B2F2" w:tentative="1">
      <w:start w:val="1"/>
      <w:numFmt w:val="bullet"/>
      <w:lvlText w:val=""/>
      <w:lvlJc w:val="left"/>
      <w:pPr>
        <w:tabs>
          <w:tab w:val="num" w:pos="4320"/>
        </w:tabs>
        <w:ind w:left="4320" w:hanging="360"/>
      </w:pPr>
      <w:rPr>
        <w:rFonts w:ascii="Wingdings" w:hAnsi="Wingdings" w:hint="default"/>
      </w:rPr>
    </w:lvl>
    <w:lvl w:ilvl="6" w:tplc="71FC4A38" w:tentative="1">
      <w:start w:val="1"/>
      <w:numFmt w:val="bullet"/>
      <w:lvlText w:val=""/>
      <w:lvlJc w:val="left"/>
      <w:pPr>
        <w:tabs>
          <w:tab w:val="num" w:pos="5040"/>
        </w:tabs>
        <w:ind w:left="5040" w:hanging="360"/>
      </w:pPr>
      <w:rPr>
        <w:rFonts w:ascii="Wingdings" w:hAnsi="Wingdings" w:hint="default"/>
      </w:rPr>
    </w:lvl>
    <w:lvl w:ilvl="7" w:tplc="C23850A6" w:tentative="1">
      <w:start w:val="1"/>
      <w:numFmt w:val="bullet"/>
      <w:lvlText w:val=""/>
      <w:lvlJc w:val="left"/>
      <w:pPr>
        <w:tabs>
          <w:tab w:val="num" w:pos="5760"/>
        </w:tabs>
        <w:ind w:left="5760" w:hanging="360"/>
      </w:pPr>
      <w:rPr>
        <w:rFonts w:ascii="Wingdings" w:hAnsi="Wingdings" w:hint="default"/>
      </w:rPr>
    </w:lvl>
    <w:lvl w:ilvl="8" w:tplc="44A866B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66310FB"/>
    <w:multiLevelType w:val="hybridMultilevel"/>
    <w:tmpl w:val="D8700430"/>
    <w:lvl w:ilvl="0" w:tplc="DD40A016">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346130"/>
    <w:multiLevelType w:val="hybridMultilevel"/>
    <w:tmpl w:val="9186334A"/>
    <w:lvl w:ilvl="0" w:tplc="28861A1C">
      <w:start w:val="1"/>
      <w:numFmt w:val="bullet"/>
      <w:lvlText w:val="•"/>
      <w:lvlJc w:val="left"/>
      <w:pPr>
        <w:tabs>
          <w:tab w:val="num" w:pos="720"/>
        </w:tabs>
        <w:ind w:left="720" w:hanging="360"/>
      </w:pPr>
      <w:rPr>
        <w:rFonts w:ascii="Arial" w:hAnsi="Arial" w:hint="default"/>
      </w:rPr>
    </w:lvl>
    <w:lvl w:ilvl="1" w:tplc="EE70F6F6" w:tentative="1">
      <w:start w:val="1"/>
      <w:numFmt w:val="bullet"/>
      <w:lvlText w:val="•"/>
      <w:lvlJc w:val="left"/>
      <w:pPr>
        <w:tabs>
          <w:tab w:val="num" w:pos="1440"/>
        </w:tabs>
        <w:ind w:left="1440" w:hanging="360"/>
      </w:pPr>
      <w:rPr>
        <w:rFonts w:ascii="Arial" w:hAnsi="Arial" w:hint="default"/>
      </w:rPr>
    </w:lvl>
    <w:lvl w:ilvl="2" w:tplc="02828D36" w:tentative="1">
      <w:start w:val="1"/>
      <w:numFmt w:val="bullet"/>
      <w:lvlText w:val="•"/>
      <w:lvlJc w:val="left"/>
      <w:pPr>
        <w:tabs>
          <w:tab w:val="num" w:pos="2160"/>
        </w:tabs>
        <w:ind w:left="2160" w:hanging="360"/>
      </w:pPr>
      <w:rPr>
        <w:rFonts w:ascii="Arial" w:hAnsi="Arial" w:hint="default"/>
      </w:rPr>
    </w:lvl>
    <w:lvl w:ilvl="3" w:tplc="E6701840" w:tentative="1">
      <w:start w:val="1"/>
      <w:numFmt w:val="bullet"/>
      <w:lvlText w:val="•"/>
      <w:lvlJc w:val="left"/>
      <w:pPr>
        <w:tabs>
          <w:tab w:val="num" w:pos="2880"/>
        </w:tabs>
        <w:ind w:left="2880" w:hanging="360"/>
      </w:pPr>
      <w:rPr>
        <w:rFonts w:ascii="Arial" w:hAnsi="Arial" w:hint="default"/>
      </w:rPr>
    </w:lvl>
    <w:lvl w:ilvl="4" w:tplc="98963A2A" w:tentative="1">
      <w:start w:val="1"/>
      <w:numFmt w:val="bullet"/>
      <w:lvlText w:val="•"/>
      <w:lvlJc w:val="left"/>
      <w:pPr>
        <w:tabs>
          <w:tab w:val="num" w:pos="3600"/>
        </w:tabs>
        <w:ind w:left="3600" w:hanging="360"/>
      </w:pPr>
      <w:rPr>
        <w:rFonts w:ascii="Arial" w:hAnsi="Arial" w:hint="default"/>
      </w:rPr>
    </w:lvl>
    <w:lvl w:ilvl="5" w:tplc="D6AAC2C0" w:tentative="1">
      <w:start w:val="1"/>
      <w:numFmt w:val="bullet"/>
      <w:lvlText w:val="•"/>
      <w:lvlJc w:val="left"/>
      <w:pPr>
        <w:tabs>
          <w:tab w:val="num" w:pos="4320"/>
        </w:tabs>
        <w:ind w:left="4320" w:hanging="360"/>
      </w:pPr>
      <w:rPr>
        <w:rFonts w:ascii="Arial" w:hAnsi="Arial" w:hint="default"/>
      </w:rPr>
    </w:lvl>
    <w:lvl w:ilvl="6" w:tplc="E9306AC2" w:tentative="1">
      <w:start w:val="1"/>
      <w:numFmt w:val="bullet"/>
      <w:lvlText w:val="•"/>
      <w:lvlJc w:val="left"/>
      <w:pPr>
        <w:tabs>
          <w:tab w:val="num" w:pos="5040"/>
        </w:tabs>
        <w:ind w:left="5040" w:hanging="360"/>
      </w:pPr>
      <w:rPr>
        <w:rFonts w:ascii="Arial" w:hAnsi="Arial" w:hint="default"/>
      </w:rPr>
    </w:lvl>
    <w:lvl w:ilvl="7" w:tplc="FA7ACF90" w:tentative="1">
      <w:start w:val="1"/>
      <w:numFmt w:val="bullet"/>
      <w:lvlText w:val="•"/>
      <w:lvlJc w:val="left"/>
      <w:pPr>
        <w:tabs>
          <w:tab w:val="num" w:pos="5760"/>
        </w:tabs>
        <w:ind w:left="5760" w:hanging="360"/>
      </w:pPr>
      <w:rPr>
        <w:rFonts w:ascii="Arial" w:hAnsi="Arial" w:hint="default"/>
      </w:rPr>
    </w:lvl>
    <w:lvl w:ilvl="8" w:tplc="57968DB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BF33D6E"/>
    <w:multiLevelType w:val="hybridMultilevel"/>
    <w:tmpl w:val="91D64B9E"/>
    <w:lvl w:ilvl="0" w:tplc="976A242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DAE2CF8"/>
    <w:multiLevelType w:val="hybridMultilevel"/>
    <w:tmpl w:val="D436C96A"/>
    <w:lvl w:ilvl="0" w:tplc="7E249830">
      <w:start w:val="1"/>
      <w:numFmt w:val="bullet"/>
      <w:lvlText w:val="•"/>
      <w:lvlJc w:val="left"/>
      <w:pPr>
        <w:tabs>
          <w:tab w:val="num" w:pos="720"/>
        </w:tabs>
        <w:ind w:left="720" w:hanging="360"/>
      </w:pPr>
      <w:rPr>
        <w:rFonts w:ascii="Arial" w:hAnsi="Arial" w:hint="default"/>
      </w:rPr>
    </w:lvl>
    <w:lvl w:ilvl="1" w:tplc="E0EA1336" w:tentative="1">
      <w:start w:val="1"/>
      <w:numFmt w:val="bullet"/>
      <w:lvlText w:val="•"/>
      <w:lvlJc w:val="left"/>
      <w:pPr>
        <w:tabs>
          <w:tab w:val="num" w:pos="1440"/>
        </w:tabs>
        <w:ind w:left="1440" w:hanging="360"/>
      </w:pPr>
      <w:rPr>
        <w:rFonts w:ascii="Arial" w:hAnsi="Arial" w:hint="default"/>
      </w:rPr>
    </w:lvl>
    <w:lvl w:ilvl="2" w:tplc="68ACF266" w:tentative="1">
      <w:start w:val="1"/>
      <w:numFmt w:val="bullet"/>
      <w:lvlText w:val="•"/>
      <w:lvlJc w:val="left"/>
      <w:pPr>
        <w:tabs>
          <w:tab w:val="num" w:pos="2160"/>
        </w:tabs>
        <w:ind w:left="2160" w:hanging="360"/>
      </w:pPr>
      <w:rPr>
        <w:rFonts w:ascii="Arial" w:hAnsi="Arial" w:hint="default"/>
      </w:rPr>
    </w:lvl>
    <w:lvl w:ilvl="3" w:tplc="B30ED012" w:tentative="1">
      <w:start w:val="1"/>
      <w:numFmt w:val="bullet"/>
      <w:lvlText w:val="•"/>
      <w:lvlJc w:val="left"/>
      <w:pPr>
        <w:tabs>
          <w:tab w:val="num" w:pos="2880"/>
        </w:tabs>
        <w:ind w:left="2880" w:hanging="360"/>
      </w:pPr>
      <w:rPr>
        <w:rFonts w:ascii="Arial" w:hAnsi="Arial" w:hint="default"/>
      </w:rPr>
    </w:lvl>
    <w:lvl w:ilvl="4" w:tplc="F9A2882A" w:tentative="1">
      <w:start w:val="1"/>
      <w:numFmt w:val="bullet"/>
      <w:lvlText w:val="•"/>
      <w:lvlJc w:val="left"/>
      <w:pPr>
        <w:tabs>
          <w:tab w:val="num" w:pos="3600"/>
        </w:tabs>
        <w:ind w:left="3600" w:hanging="360"/>
      </w:pPr>
      <w:rPr>
        <w:rFonts w:ascii="Arial" w:hAnsi="Arial" w:hint="default"/>
      </w:rPr>
    </w:lvl>
    <w:lvl w:ilvl="5" w:tplc="589A73D0" w:tentative="1">
      <w:start w:val="1"/>
      <w:numFmt w:val="bullet"/>
      <w:lvlText w:val="•"/>
      <w:lvlJc w:val="left"/>
      <w:pPr>
        <w:tabs>
          <w:tab w:val="num" w:pos="4320"/>
        </w:tabs>
        <w:ind w:left="4320" w:hanging="360"/>
      </w:pPr>
      <w:rPr>
        <w:rFonts w:ascii="Arial" w:hAnsi="Arial" w:hint="default"/>
      </w:rPr>
    </w:lvl>
    <w:lvl w:ilvl="6" w:tplc="65BA153A" w:tentative="1">
      <w:start w:val="1"/>
      <w:numFmt w:val="bullet"/>
      <w:lvlText w:val="•"/>
      <w:lvlJc w:val="left"/>
      <w:pPr>
        <w:tabs>
          <w:tab w:val="num" w:pos="5040"/>
        </w:tabs>
        <w:ind w:left="5040" w:hanging="360"/>
      </w:pPr>
      <w:rPr>
        <w:rFonts w:ascii="Arial" w:hAnsi="Arial" w:hint="default"/>
      </w:rPr>
    </w:lvl>
    <w:lvl w:ilvl="7" w:tplc="D24C3ECE" w:tentative="1">
      <w:start w:val="1"/>
      <w:numFmt w:val="bullet"/>
      <w:lvlText w:val="•"/>
      <w:lvlJc w:val="left"/>
      <w:pPr>
        <w:tabs>
          <w:tab w:val="num" w:pos="5760"/>
        </w:tabs>
        <w:ind w:left="5760" w:hanging="360"/>
      </w:pPr>
      <w:rPr>
        <w:rFonts w:ascii="Arial" w:hAnsi="Arial" w:hint="default"/>
      </w:rPr>
    </w:lvl>
    <w:lvl w:ilvl="8" w:tplc="C6AA092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03756C8"/>
    <w:multiLevelType w:val="hybridMultilevel"/>
    <w:tmpl w:val="E17031B8"/>
    <w:lvl w:ilvl="0" w:tplc="B540EEFA">
      <w:start w:val="1"/>
      <w:numFmt w:val="bullet"/>
      <w:lvlText w:val="•"/>
      <w:lvlJc w:val="left"/>
      <w:pPr>
        <w:tabs>
          <w:tab w:val="num" w:pos="720"/>
        </w:tabs>
        <w:ind w:left="720" w:hanging="360"/>
      </w:pPr>
      <w:rPr>
        <w:rFonts w:ascii="Arial" w:hAnsi="Arial" w:hint="default"/>
      </w:rPr>
    </w:lvl>
    <w:lvl w:ilvl="1" w:tplc="794CD66A" w:tentative="1">
      <w:start w:val="1"/>
      <w:numFmt w:val="bullet"/>
      <w:lvlText w:val="•"/>
      <w:lvlJc w:val="left"/>
      <w:pPr>
        <w:tabs>
          <w:tab w:val="num" w:pos="1440"/>
        </w:tabs>
        <w:ind w:left="1440" w:hanging="360"/>
      </w:pPr>
      <w:rPr>
        <w:rFonts w:ascii="Arial" w:hAnsi="Arial" w:hint="default"/>
      </w:rPr>
    </w:lvl>
    <w:lvl w:ilvl="2" w:tplc="1B562BFC" w:tentative="1">
      <w:start w:val="1"/>
      <w:numFmt w:val="bullet"/>
      <w:lvlText w:val="•"/>
      <w:lvlJc w:val="left"/>
      <w:pPr>
        <w:tabs>
          <w:tab w:val="num" w:pos="2160"/>
        </w:tabs>
        <w:ind w:left="2160" w:hanging="360"/>
      </w:pPr>
      <w:rPr>
        <w:rFonts w:ascii="Arial" w:hAnsi="Arial" w:hint="default"/>
      </w:rPr>
    </w:lvl>
    <w:lvl w:ilvl="3" w:tplc="EFCAC068" w:tentative="1">
      <w:start w:val="1"/>
      <w:numFmt w:val="bullet"/>
      <w:lvlText w:val="•"/>
      <w:lvlJc w:val="left"/>
      <w:pPr>
        <w:tabs>
          <w:tab w:val="num" w:pos="2880"/>
        </w:tabs>
        <w:ind w:left="2880" w:hanging="360"/>
      </w:pPr>
      <w:rPr>
        <w:rFonts w:ascii="Arial" w:hAnsi="Arial" w:hint="default"/>
      </w:rPr>
    </w:lvl>
    <w:lvl w:ilvl="4" w:tplc="F910A5FE" w:tentative="1">
      <w:start w:val="1"/>
      <w:numFmt w:val="bullet"/>
      <w:lvlText w:val="•"/>
      <w:lvlJc w:val="left"/>
      <w:pPr>
        <w:tabs>
          <w:tab w:val="num" w:pos="3600"/>
        </w:tabs>
        <w:ind w:left="3600" w:hanging="360"/>
      </w:pPr>
      <w:rPr>
        <w:rFonts w:ascii="Arial" w:hAnsi="Arial" w:hint="default"/>
      </w:rPr>
    </w:lvl>
    <w:lvl w:ilvl="5" w:tplc="95520EBC" w:tentative="1">
      <w:start w:val="1"/>
      <w:numFmt w:val="bullet"/>
      <w:lvlText w:val="•"/>
      <w:lvlJc w:val="left"/>
      <w:pPr>
        <w:tabs>
          <w:tab w:val="num" w:pos="4320"/>
        </w:tabs>
        <w:ind w:left="4320" w:hanging="360"/>
      </w:pPr>
      <w:rPr>
        <w:rFonts w:ascii="Arial" w:hAnsi="Arial" w:hint="default"/>
      </w:rPr>
    </w:lvl>
    <w:lvl w:ilvl="6" w:tplc="A2728912" w:tentative="1">
      <w:start w:val="1"/>
      <w:numFmt w:val="bullet"/>
      <w:lvlText w:val="•"/>
      <w:lvlJc w:val="left"/>
      <w:pPr>
        <w:tabs>
          <w:tab w:val="num" w:pos="5040"/>
        </w:tabs>
        <w:ind w:left="5040" w:hanging="360"/>
      </w:pPr>
      <w:rPr>
        <w:rFonts w:ascii="Arial" w:hAnsi="Arial" w:hint="default"/>
      </w:rPr>
    </w:lvl>
    <w:lvl w:ilvl="7" w:tplc="12A248BE" w:tentative="1">
      <w:start w:val="1"/>
      <w:numFmt w:val="bullet"/>
      <w:lvlText w:val="•"/>
      <w:lvlJc w:val="left"/>
      <w:pPr>
        <w:tabs>
          <w:tab w:val="num" w:pos="5760"/>
        </w:tabs>
        <w:ind w:left="5760" w:hanging="360"/>
      </w:pPr>
      <w:rPr>
        <w:rFonts w:ascii="Arial" w:hAnsi="Arial" w:hint="default"/>
      </w:rPr>
    </w:lvl>
    <w:lvl w:ilvl="8" w:tplc="3286A0E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12E719F"/>
    <w:multiLevelType w:val="hybridMultilevel"/>
    <w:tmpl w:val="7736E4B4"/>
    <w:lvl w:ilvl="0" w:tplc="5524D4F4">
      <w:start w:val="1"/>
      <w:numFmt w:val="bullet"/>
      <w:lvlText w:val="•"/>
      <w:lvlJc w:val="left"/>
      <w:pPr>
        <w:tabs>
          <w:tab w:val="num" w:pos="720"/>
        </w:tabs>
        <w:ind w:left="720" w:hanging="360"/>
      </w:pPr>
      <w:rPr>
        <w:rFonts w:ascii="Arial" w:hAnsi="Arial" w:hint="default"/>
      </w:rPr>
    </w:lvl>
    <w:lvl w:ilvl="1" w:tplc="20301756" w:tentative="1">
      <w:start w:val="1"/>
      <w:numFmt w:val="bullet"/>
      <w:lvlText w:val="•"/>
      <w:lvlJc w:val="left"/>
      <w:pPr>
        <w:tabs>
          <w:tab w:val="num" w:pos="1440"/>
        </w:tabs>
        <w:ind w:left="1440" w:hanging="360"/>
      </w:pPr>
      <w:rPr>
        <w:rFonts w:ascii="Arial" w:hAnsi="Arial" w:hint="default"/>
      </w:rPr>
    </w:lvl>
    <w:lvl w:ilvl="2" w:tplc="A7DE84F8" w:tentative="1">
      <w:start w:val="1"/>
      <w:numFmt w:val="bullet"/>
      <w:lvlText w:val="•"/>
      <w:lvlJc w:val="left"/>
      <w:pPr>
        <w:tabs>
          <w:tab w:val="num" w:pos="2160"/>
        </w:tabs>
        <w:ind w:left="2160" w:hanging="360"/>
      </w:pPr>
      <w:rPr>
        <w:rFonts w:ascii="Arial" w:hAnsi="Arial" w:hint="default"/>
      </w:rPr>
    </w:lvl>
    <w:lvl w:ilvl="3" w:tplc="99C0E68E" w:tentative="1">
      <w:start w:val="1"/>
      <w:numFmt w:val="bullet"/>
      <w:lvlText w:val="•"/>
      <w:lvlJc w:val="left"/>
      <w:pPr>
        <w:tabs>
          <w:tab w:val="num" w:pos="2880"/>
        </w:tabs>
        <w:ind w:left="2880" w:hanging="360"/>
      </w:pPr>
      <w:rPr>
        <w:rFonts w:ascii="Arial" w:hAnsi="Arial" w:hint="default"/>
      </w:rPr>
    </w:lvl>
    <w:lvl w:ilvl="4" w:tplc="6D64F180" w:tentative="1">
      <w:start w:val="1"/>
      <w:numFmt w:val="bullet"/>
      <w:lvlText w:val="•"/>
      <w:lvlJc w:val="left"/>
      <w:pPr>
        <w:tabs>
          <w:tab w:val="num" w:pos="3600"/>
        </w:tabs>
        <w:ind w:left="3600" w:hanging="360"/>
      </w:pPr>
      <w:rPr>
        <w:rFonts w:ascii="Arial" w:hAnsi="Arial" w:hint="default"/>
      </w:rPr>
    </w:lvl>
    <w:lvl w:ilvl="5" w:tplc="57F0F15E" w:tentative="1">
      <w:start w:val="1"/>
      <w:numFmt w:val="bullet"/>
      <w:lvlText w:val="•"/>
      <w:lvlJc w:val="left"/>
      <w:pPr>
        <w:tabs>
          <w:tab w:val="num" w:pos="4320"/>
        </w:tabs>
        <w:ind w:left="4320" w:hanging="360"/>
      </w:pPr>
      <w:rPr>
        <w:rFonts w:ascii="Arial" w:hAnsi="Arial" w:hint="default"/>
      </w:rPr>
    </w:lvl>
    <w:lvl w:ilvl="6" w:tplc="4C72467E" w:tentative="1">
      <w:start w:val="1"/>
      <w:numFmt w:val="bullet"/>
      <w:lvlText w:val="•"/>
      <w:lvlJc w:val="left"/>
      <w:pPr>
        <w:tabs>
          <w:tab w:val="num" w:pos="5040"/>
        </w:tabs>
        <w:ind w:left="5040" w:hanging="360"/>
      </w:pPr>
      <w:rPr>
        <w:rFonts w:ascii="Arial" w:hAnsi="Arial" w:hint="default"/>
      </w:rPr>
    </w:lvl>
    <w:lvl w:ilvl="7" w:tplc="C3506E54" w:tentative="1">
      <w:start w:val="1"/>
      <w:numFmt w:val="bullet"/>
      <w:lvlText w:val="•"/>
      <w:lvlJc w:val="left"/>
      <w:pPr>
        <w:tabs>
          <w:tab w:val="num" w:pos="5760"/>
        </w:tabs>
        <w:ind w:left="5760" w:hanging="360"/>
      </w:pPr>
      <w:rPr>
        <w:rFonts w:ascii="Arial" w:hAnsi="Arial" w:hint="default"/>
      </w:rPr>
    </w:lvl>
    <w:lvl w:ilvl="8" w:tplc="FCB8A70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0996C30"/>
    <w:multiLevelType w:val="hybridMultilevel"/>
    <w:tmpl w:val="7D161AAE"/>
    <w:lvl w:ilvl="0" w:tplc="CC243958">
      <w:start w:val="1"/>
      <w:numFmt w:val="bullet"/>
      <w:lvlText w:val="•"/>
      <w:lvlJc w:val="left"/>
      <w:pPr>
        <w:tabs>
          <w:tab w:val="num" w:pos="720"/>
        </w:tabs>
        <w:ind w:left="720" w:hanging="360"/>
      </w:pPr>
      <w:rPr>
        <w:rFonts w:ascii="Arial" w:hAnsi="Arial" w:hint="default"/>
      </w:rPr>
    </w:lvl>
    <w:lvl w:ilvl="1" w:tplc="68FE7240" w:tentative="1">
      <w:start w:val="1"/>
      <w:numFmt w:val="bullet"/>
      <w:lvlText w:val="•"/>
      <w:lvlJc w:val="left"/>
      <w:pPr>
        <w:tabs>
          <w:tab w:val="num" w:pos="1440"/>
        </w:tabs>
        <w:ind w:left="1440" w:hanging="360"/>
      </w:pPr>
      <w:rPr>
        <w:rFonts w:ascii="Arial" w:hAnsi="Arial" w:hint="default"/>
      </w:rPr>
    </w:lvl>
    <w:lvl w:ilvl="2" w:tplc="90A0F1CA" w:tentative="1">
      <w:start w:val="1"/>
      <w:numFmt w:val="bullet"/>
      <w:lvlText w:val="•"/>
      <w:lvlJc w:val="left"/>
      <w:pPr>
        <w:tabs>
          <w:tab w:val="num" w:pos="2160"/>
        </w:tabs>
        <w:ind w:left="2160" w:hanging="360"/>
      </w:pPr>
      <w:rPr>
        <w:rFonts w:ascii="Arial" w:hAnsi="Arial" w:hint="default"/>
      </w:rPr>
    </w:lvl>
    <w:lvl w:ilvl="3" w:tplc="8D8E1A86" w:tentative="1">
      <w:start w:val="1"/>
      <w:numFmt w:val="bullet"/>
      <w:lvlText w:val="•"/>
      <w:lvlJc w:val="left"/>
      <w:pPr>
        <w:tabs>
          <w:tab w:val="num" w:pos="2880"/>
        </w:tabs>
        <w:ind w:left="2880" w:hanging="360"/>
      </w:pPr>
      <w:rPr>
        <w:rFonts w:ascii="Arial" w:hAnsi="Arial" w:hint="default"/>
      </w:rPr>
    </w:lvl>
    <w:lvl w:ilvl="4" w:tplc="FF0AAF46" w:tentative="1">
      <w:start w:val="1"/>
      <w:numFmt w:val="bullet"/>
      <w:lvlText w:val="•"/>
      <w:lvlJc w:val="left"/>
      <w:pPr>
        <w:tabs>
          <w:tab w:val="num" w:pos="3600"/>
        </w:tabs>
        <w:ind w:left="3600" w:hanging="360"/>
      </w:pPr>
      <w:rPr>
        <w:rFonts w:ascii="Arial" w:hAnsi="Arial" w:hint="default"/>
      </w:rPr>
    </w:lvl>
    <w:lvl w:ilvl="5" w:tplc="C32C01D8" w:tentative="1">
      <w:start w:val="1"/>
      <w:numFmt w:val="bullet"/>
      <w:lvlText w:val="•"/>
      <w:lvlJc w:val="left"/>
      <w:pPr>
        <w:tabs>
          <w:tab w:val="num" w:pos="4320"/>
        </w:tabs>
        <w:ind w:left="4320" w:hanging="360"/>
      </w:pPr>
      <w:rPr>
        <w:rFonts w:ascii="Arial" w:hAnsi="Arial" w:hint="default"/>
      </w:rPr>
    </w:lvl>
    <w:lvl w:ilvl="6" w:tplc="2ADE0620" w:tentative="1">
      <w:start w:val="1"/>
      <w:numFmt w:val="bullet"/>
      <w:lvlText w:val="•"/>
      <w:lvlJc w:val="left"/>
      <w:pPr>
        <w:tabs>
          <w:tab w:val="num" w:pos="5040"/>
        </w:tabs>
        <w:ind w:left="5040" w:hanging="360"/>
      </w:pPr>
      <w:rPr>
        <w:rFonts w:ascii="Arial" w:hAnsi="Arial" w:hint="default"/>
      </w:rPr>
    </w:lvl>
    <w:lvl w:ilvl="7" w:tplc="7D665A44" w:tentative="1">
      <w:start w:val="1"/>
      <w:numFmt w:val="bullet"/>
      <w:lvlText w:val="•"/>
      <w:lvlJc w:val="left"/>
      <w:pPr>
        <w:tabs>
          <w:tab w:val="num" w:pos="5760"/>
        </w:tabs>
        <w:ind w:left="5760" w:hanging="360"/>
      </w:pPr>
      <w:rPr>
        <w:rFonts w:ascii="Arial" w:hAnsi="Arial" w:hint="default"/>
      </w:rPr>
    </w:lvl>
    <w:lvl w:ilvl="8" w:tplc="535661C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7721497"/>
    <w:multiLevelType w:val="hybridMultilevel"/>
    <w:tmpl w:val="1ACEC598"/>
    <w:lvl w:ilvl="0" w:tplc="E5BCE318">
      <w:start w:val="1"/>
      <w:numFmt w:val="bullet"/>
      <w:lvlText w:val="•"/>
      <w:lvlJc w:val="left"/>
      <w:pPr>
        <w:tabs>
          <w:tab w:val="num" w:pos="720"/>
        </w:tabs>
        <w:ind w:left="720" w:hanging="360"/>
      </w:pPr>
      <w:rPr>
        <w:rFonts w:ascii="Arial" w:hAnsi="Arial" w:hint="default"/>
      </w:rPr>
    </w:lvl>
    <w:lvl w:ilvl="1" w:tplc="C50AB9AC">
      <w:numFmt w:val="bullet"/>
      <w:lvlText w:val="•"/>
      <w:lvlJc w:val="left"/>
      <w:pPr>
        <w:tabs>
          <w:tab w:val="num" w:pos="1440"/>
        </w:tabs>
        <w:ind w:left="1440" w:hanging="360"/>
      </w:pPr>
      <w:rPr>
        <w:rFonts w:ascii="Arial" w:hAnsi="Arial" w:hint="default"/>
      </w:rPr>
    </w:lvl>
    <w:lvl w:ilvl="2" w:tplc="9E802FD6" w:tentative="1">
      <w:start w:val="1"/>
      <w:numFmt w:val="bullet"/>
      <w:lvlText w:val="•"/>
      <w:lvlJc w:val="left"/>
      <w:pPr>
        <w:tabs>
          <w:tab w:val="num" w:pos="2160"/>
        </w:tabs>
        <w:ind w:left="2160" w:hanging="360"/>
      </w:pPr>
      <w:rPr>
        <w:rFonts w:ascii="Arial" w:hAnsi="Arial" w:hint="default"/>
      </w:rPr>
    </w:lvl>
    <w:lvl w:ilvl="3" w:tplc="9CCCE20C" w:tentative="1">
      <w:start w:val="1"/>
      <w:numFmt w:val="bullet"/>
      <w:lvlText w:val="•"/>
      <w:lvlJc w:val="left"/>
      <w:pPr>
        <w:tabs>
          <w:tab w:val="num" w:pos="2880"/>
        </w:tabs>
        <w:ind w:left="2880" w:hanging="360"/>
      </w:pPr>
      <w:rPr>
        <w:rFonts w:ascii="Arial" w:hAnsi="Arial" w:hint="default"/>
      </w:rPr>
    </w:lvl>
    <w:lvl w:ilvl="4" w:tplc="9C2604DA" w:tentative="1">
      <w:start w:val="1"/>
      <w:numFmt w:val="bullet"/>
      <w:lvlText w:val="•"/>
      <w:lvlJc w:val="left"/>
      <w:pPr>
        <w:tabs>
          <w:tab w:val="num" w:pos="3600"/>
        </w:tabs>
        <w:ind w:left="3600" w:hanging="360"/>
      </w:pPr>
      <w:rPr>
        <w:rFonts w:ascii="Arial" w:hAnsi="Arial" w:hint="default"/>
      </w:rPr>
    </w:lvl>
    <w:lvl w:ilvl="5" w:tplc="7DF814A6" w:tentative="1">
      <w:start w:val="1"/>
      <w:numFmt w:val="bullet"/>
      <w:lvlText w:val="•"/>
      <w:lvlJc w:val="left"/>
      <w:pPr>
        <w:tabs>
          <w:tab w:val="num" w:pos="4320"/>
        </w:tabs>
        <w:ind w:left="4320" w:hanging="360"/>
      </w:pPr>
      <w:rPr>
        <w:rFonts w:ascii="Arial" w:hAnsi="Arial" w:hint="default"/>
      </w:rPr>
    </w:lvl>
    <w:lvl w:ilvl="6" w:tplc="A7CCC3AE" w:tentative="1">
      <w:start w:val="1"/>
      <w:numFmt w:val="bullet"/>
      <w:lvlText w:val="•"/>
      <w:lvlJc w:val="left"/>
      <w:pPr>
        <w:tabs>
          <w:tab w:val="num" w:pos="5040"/>
        </w:tabs>
        <w:ind w:left="5040" w:hanging="360"/>
      </w:pPr>
      <w:rPr>
        <w:rFonts w:ascii="Arial" w:hAnsi="Arial" w:hint="default"/>
      </w:rPr>
    </w:lvl>
    <w:lvl w:ilvl="7" w:tplc="742AD35E" w:tentative="1">
      <w:start w:val="1"/>
      <w:numFmt w:val="bullet"/>
      <w:lvlText w:val="•"/>
      <w:lvlJc w:val="left"/>
      <w:pPr>
        <w:tabs>
          <w:tab w:val="num" w:pos="5760"/>
        </w:tabs>
        <w:ind w:left="5760" w:hanging="360"/>
      </w:pPr>
      <w:rPr>
        <w:rFonts w:ascii="Arial" w:hAnsi="Arial" w:hint="default"/>
      </w:rPr>
    </w:lvl>
    <w:lvl w:ilvl="8" w:tplc="50DA175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BA00C4F"/>
    <w:multiLevelType w:val="hybridMultilevel"/>
    <w:tmpl w:val="A6548540"/>
    <w:lvl w:ilvl="0" w:tplc="56B49C4A">
      <w:start w:val="1"/>
      <w:numFmt w:val="bullet"/>
      <w:lvlText w:val="•"/>
      <w:lvlJc w:val="left"/>
      <w:pPr>
        <w:tabs>
          <w:tab w:val="num" w:pos="720"/>
        </w:tabs>
        <w:ind w:left="720" w:hanging="360"/>
      </w:pPr>
      <w:rPr>
        <w:rFonts w:ascii="Arial" w:hAnsi="Arial" w:hint="default"/>
      </w:rPr>
    </w:lvl>
    <w:lvl w:ilvl="1" w:tplc="68ACEBF8">
      <w:numFmt w:val="bullet"/>
      <w:lvlText w:val="•"/>
      <w:lvlJc w:val="left"/>
      <w:pPr>
        <w:tabs>
          <w:tab w:val="num" w:pos="1440"/>
        </w:tabs>
        <w:ind w:left="1440" w:hanging="360"/>
      </w:pPr>
      <w:rPr>
        <w:rFonts w:ascii="Arial" w:hAnsi="Arial" w:hint="default"/>
      </w:rPr>
    </w:lvl>
    <w:lvl w:ilvl="2" w:tplc="17406302">
      <w:numFmt w:val="bullet"/>
      <w:lvlText w:val="•"/>
      <w:lvlJc w:val="left"/>
      <w:pPr>
        <w:tabs>
          <w:tab w:val="num" w:pos="2160"/>
        </w:tabs>
        <w:ind w:left="2160" w:hanging="360"/>
      </w:pPr>
      <w:rPr>
        <w:rFonts w:ascii="Arial" w:hAnsi="Arial" w:hint="default"/>
      </w:rPr>
    </w:lvl>
    <w:lvl w:ilvl="3" w:tplc="A7E2233C" w:tentative="1">
      <w:start w:val="1"/>
      <w:numFmt w:val="bullet"/>
      <w:lvlText w:val="•"/>
      <w:lvlJc w:val="left"/>
      <w:pPr>
        <w:tabs>
          <w:tab w:val="num" w:pos="2880"/>
        </w:tabs>
        <w:ind w:left="2880" w:hanging="360"/>
      </w:pPr>
      <w:rPr>
        <w:rFonts w:ascii="Arial" w:hAnsi="Arial" w:hint="default"/>
      </w:rPr>
    </w:lvl>
    <w:lvl w:ilvl="4" w:tplc="2410F778" w:tentative="1">
      <w:start w:val="1"/>
      <w:numFmt w:val="bullet"/>
      <w:lvlText w:val="•"/>
      <w:lvlJc w:val="left"/>
      <w:pPr>
        <w:tabs>
          <w:tab w:val="num" w:pos="3600"/>
        </w:tabs>
        <w:ind w:left="3600" w:hanging="360"/>
      </w:pPr>
      <w:rPr>
        <w:rFonts w:ascii="Arial" w:hAnsi="Arial" w:hint="default"/>
      </w:rPr>
    </w:lvl>
    <w:lvl w:ilvl="5" w:tplc="74822ED2" w:tentative="1">
      <w:start w:val="1"/>
      <w:numFmt w:val="bullet"/>
      <w:lvlText w:val="•"/>
      <w:lvlJc w:val="left"/>
      <w:pPr>
        <w:tabs>
          <w:tab w:val="num" w:pos="4320"/>
        </w:tabs>
        <w:ind w:left="4320" w:hanging="360"/>
      </w:pPr>
      <w:rPr>
        <w:rFonts w:ascii="Arial" w:hAnsi="Arial" w:hint="default"/>
      </w:rPr>
    </w:lvl>
    <w:lvl w:ilvl="6" w:tplc="8C7CEED6" w:tentative="1">
      <w:start w:val="1"/>
      <w:numFmt w:val="bullet"/>
      <w:lvlText w:val="•"/>
      <w:lvlJc w:val="left"/>
      <w:pPr>
        <w:tabs>
          <w:tab w:val="num" w:pos="5040"/>
        </w:tabs>
        <w:ind w:left="5040" w:hanging="360"/>
      </w:pPr>
      <w:rPr>
        <w:rFonts w:ascii="Arial" w:hAnsi="Arial" w:hint="default"/>
      </w:rPr>
    </w:lvl>
    <w:lvl w:ilvl="7" w:tplc="22E4FCA4" w:tentative="1">
      <w:start w:val="1"/>
      <w:numFmt w:val="bullet"/>
      <w:lvlText w:val="•"/>
      <w:lvlJc w:val="left"/>
      <w:pPr>
        <w:tabs>
          <w:tab w:val="num" w:pos="5760"/>
        </w:tabs>
        <w:ind w:left="5760" w:hanging="360"/>
      </w:pPr>
      <w:rPr>
        <w:rFonts w:ascii="Arial" w:hAnsi="Arial" w:hint="default"/>
      </w:rPr>
    </w:lvl>
    <w:lvl w:ilvl="8" w:tplc="EE0AB8C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BA41D05"/>
    <w:multiLevelType w:val="hybridMultilevel"/>
    <w:tmpl w:val="E93C44E0"/>
    <w:lvl w:ilvl="0" w:tplc="AABA0CEE">
      <w:start w:val="1"/>
      <w:numFmt w:val="bullet"/>
      <w:lvlText w:val="•"/>
      <w:lvlJc w:val="left"/>
      <w:pPr>
        <w:tabs>
          <w:tab w:val="num" w:pos="720"/>
        </w:tabs>
        <w:ind w:left="720" w:hanging="360"/>
      </w:pPr>
      <w:rPr>
        <w:rFonts w:ascii="Arial" w:hAnsi="Arial" w:hint="default"/>
      </w:rPr>
    </w:lvl>
    <w:lvl w:ilvl="1" w:tplc="6A36242C">
      <w:numFmt w:val="bullet"/>
      <w:lvlText w:val="•"/>
      <w:lvlJc w:val="left"/>
      <w:pPr>
        <w:tabs>
          <w:tab w:val="num" w:pos="1440"/>
        </w:tabs>
        <w:ind w:left="1440" w:hanging="360"/>
      </w:pPr>
      <w:rPr>
        <w:rFonts w:ascii="Arial" w:hAnsi="Arial" w:hint="default"/>
      </w:rPr>
    </w:lvl>
    <w:lvl w:ilvl="2" w:tplc="06540722" w:tentative="1">
      <w:start w:val="1"/>
      <w:numFmt w:val="bullet"/>
      <w:lvlText w:val="•"/>
      <w:lvlJc w:val="left"/>
      <w:pPr>
        <w:tabs>
          <w:tab w:val="num" w:pos="2160"/>
        </w:tabs>
        <w:ind w:left="2160" w:hanging="360"/>
      </w:pPr>
      <w:rPr>
        <w:rFonts w:ascii="Arial" w:hAnsi="Arial" w:hint="default"/>
      </w:rPr>
    </w:lvl>
    <w:lvl w:ilvl="3" w:tplc="217C1A76" w:tentative="1">
      <w:start w:val="1"/>
      <w:numFmt w:val="bullet"/>
      <w:lvlText w:val="•"/>
      <w:lvlJc w:val="left"/>
      <w:pPr>
        <w:tabs>
          <w:tab w:val="num" w:pos="2880"/>
        </w:tabs>
        <w:ind w:left="2880" w:hanging="360"/>
      </w:pPr>
      <w:rPr>
        <w:rFonts w:ascii="Arial" w:hAnsi="Arial" w:hint="default"/>
      </w:rPr>
    </w:lvl>
    <w:lvl w:ilvl="4" w:tplc="7782340C" w:tentative="1">
      <w:start w:val="1"/>
      <w:numFmt w:val="bullet"/>
      <w:lvlText w:val="•"/>
      <w:lvlJc w:val="left"/>
      <w:pPr>
        <w:tabs>
          <w:tab w:val="num" w:pos="3600"/>
        </w:tabs>
        <w:ind w:left="3600" w:hanging="360"/>
      </w:pPr>
      <w:rPr>
        <w:rFonts w:ascii="Arial" w:hAnsi="Arial" w:hint="default"/>
      </w:rPr>
    </w:lvl>
    <w:lvl w:ilvl="5" w:tplc="FCD08036" w:tentative="1">
      <w:start w:val="1"/>
      <w:numFmt w:val="bullet"/>
      <w:lvlText w:val="•"/>
      <w:lvlJc w:val="left"/>
      <w:pPr>
        <w:tabs>
          <w:tab w:val="num" w:pos="4320"/>
        </w:tabs>
        <w:ind w:left="4320" w:hanging="360"/>
      </w:pPr>
      <w:rPr>
        <w:rFonts w:ascii="Arial" w:hAnsi="Arial" w:hint="default"/>
      </w:rPr>
    </w:lvl>
    <w:lvl w:ilvl="6" w:tplc="238871FE" w:tentative="1">
      <w:start w:val="1"/>
      <w:numFmt w:val="bullet"/>
      <w:lvlText w:val="•"/>
      <w:lvlJc w:val="left"/>
      <w:pPr>
        <w:tabs>
          <w:tab w:val="num" w:pos="5040"/>
        </w:tabs>
        <w:ind w:left="5040" w:hanging="360"/>
      </w:pPr>
      <w:rPr>
        <w:rFonts w:ascii="Arial" w:hAnsi="Arial" w:hint="default"/>
      </w:rPr>
    </w:lvl>
    <w:lvl w:ilvl="7" w:tplc="9EB40E22" w:tentative="1">
      <w:start w:val="1"/>
      <w:numFmt w:val="bullet"/>
      <w:lvlText w:val="•"/>
      <w:lvlJc w:val="left"/>
      <w:pPr>
        <w:tabs>
          <w:tab w:val="num" w:pos="5760"/>
        </w:tabs>
        <w:ind w:left="5760" w:hanging="360"/>
      </w:pPr>
      <w:rPr>
        <w:rFonts w:ascii="Arial" w:hAnsi="Arial" w:hint="default"/>
      </w:rPr>
    </w:lvl>
    <w:lvl w:ilvl="8" w:tplc="6C4AAEB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CA92456"/>
    <w:multiLevelType w:val="hybridMultilevel"/>
    <w:tmpl w:val="594080A8"/>
    <w:lvl w:ilvl="0" w:tplc="34389EFE">
      <w:start w:val="1"/>
      <w:numFmt w:val="bullet"/>
      <w:lvlText w:val="•"/>
      <w:lvlJc w:val="left"/>
      <w:pPr>
        <w:tabs>
          <w:tab w:val="num" w:pos="720"/>
        </w:tabs>
        <w:ind w:left="720" w:hanging="360"/>
      </w:pPr>
      <w:rPr>
        <w:rFonts w:ascii="Arial" w:hAnsi="Arial" w:hint="default"/>
      </w:rPr>
    </w:lvl>
    <w:lvl w:ilvl="1" w:tplc="FB06A908" w:tentative="1">
      <w:start w:val="1"/>
      <w:numFmt w:val="bullet"/>
      <w:lvlText w:val="•"/>
      <w:lvlJc w:val="left"/>
      <w:pPr>
        <w:tabs>
          <w:tab w:val="num" w:pos="1440"/>
        </w:tabs>
        <w:ind w:left="1440" w:hanging="360"/>
      </w:pPr>
      <w:rPr>
        <w:rFonts w:ascii="Arial" w:hAnsi="Arial" w:hint="default"/>
      </w:rPr>
    </w:lvl>
    <w:lvl w:ilvl="2" w:tplc="13BECDCE" w:tentative="1">
      <w:start w:val="1"/>
      <w:numFmt w:val="bullet"/>
      <w:lvlText w:val="•"/>
      <w:lvlJc w:val="left"/>
      <w:pPr>
        <w:tabs>
          <w:tab w:val="num" w:pos="2160"/>
        </w:tabs>
        <w:ind w:left="2160" w:hanging="360"/>
      </w:pPr>
      <w:rPr>
        <w:rFonts w:ascii="Arial" w:hAnsi="Arial" w:hint="default"/>
      </w:rPr>
    </w:lvl>
    <w:lvl w:ilvl="3" w:tplc="0AAE25DA" w:tentative="1">
      <w:start w:val="1"/>
      <w:numFmt w:val="bullet"/>
      <w:lvlText w:val="•"/>
      <w:lvlJc w:val="left"/>
      <w:pPr>
        <w:tabs>
          <w:tab w:val="num" w:pos="2880"/>
        </w:tabs>
        <w:ind w:left="2880" w:hanging="360"/>
      </w:pPr>
      <w:rPr>
        <w:rFonts w:ascii="Arial" w:hAnsi="Arial" w:hint="default"/>
      </w:rPr>
    </w:lvl>
    <w:lvl w:ilvl="4" w:tplc="7EB2D742" w:tentative="1">
      <w:start w:val="1"/>
      <w:numFmt w:val="bullet"/>
      <w:lvlText w:val="•"/>
      <w:lvlJc w:val="left"/>
      <w:pPr>
        <w:tabs>
          <w:tab w:val="num" w:pos="3600"/>
        </w:tabs>
        <w:ind w:left="3600" w:hanging="360"/>
      </w:pPr>
      <w:rPr>
        <w:rFonts w:ascii="Arial" w:hAnsi="Arial" w:hint="default"/>
      </w:rPr>
    </w:lvl>
    <w:lvl w:ilvl="5" w:tplc="BA386D3E" w:tentative="1">
      <w:start w:val="1"/>
      <w:numFmt w:val="bullet"/>
      <w:lvlText w:val="•"/>
      <w:lvlJc w:val="left"/>
      <w:pPr>
        <w:tabs>
          <w:tab w:val="num" w:pos="4320"/>
        </w:tabs>
        <w:ind w:left="4320" w:hanging="360"/>
      </w:pPr>
      <w:rPr>
        <w:rFonts w:ascii="Arial" w:hAnsi="Arial" w:hint="default"/>
      </w:rPr>
    </w:lvl>
    <w:lvl w:ilvl="6" w:tplc="3F784336" w:tentative="1">
      <w:start w:val="1"/>
      <w:numFmt w:val="bullet"/>
      <w:lvlText w:val="•"/>
      <w:lvlJc w:val="left"/>
      <w:pPr>
        <w:tabs>
          <w:tab w:val="num" w:pos="5040"/>
        </w:tabs>
        <w:ind w:left="5040" w:hanging="360"/>
      </w:pPr>
      <w:rPr>
        <w:rFonts w:ascii="Arial" w:hAnsi="Arial" w:hint="default"/>
      </w:rPr>
    </w:lvl>
    <w:lvl w:ilvl="7" w:tplc="DBF4DF60" w:tentative="1">
      <w:start w:val="1"/>
      <w:numFmt w:val="bullet"/>
      <w:lvlText w:val="•"/>
      <w:lvlJc w:val="left"/>
      <w:pPr>
        <w:tabs>
          <w:tab w:val="num" w:pos="5760"/>
        </w:tabs>
        <w:ind w:left="5760" w:hanging="360"/>
      </w:pPr>
      <w:rPr>
        <w:rFonts w:ascii="Arial" w:hAnsi="Arial" w:hint="default"/>
      </w:rPr>
    </w:lvl>
    <w:lvl w:ilvl="8" w:tplc="03EA6ACE"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18"/>
  </w:num>
  <w:num w:numId="3">
    <w:abstractNumId w:val="14"/>
  </w:num>
  <w:num w:numId="4">
    <w:abstractNumId w:val="15"/>
  </w:num>
  <w:num w:numId="5">
    <w:abstractNumId w:val="13"/>
  </w:num>
  <w:num w:numId="6">
    <w:abstractNumId w:val="3"/>
  </w:num>
  <w:num w:numId="7">
    <w:abstractNumId w:val="21"/>
  </w:num>
  <w:num w:numId="8">
    <w:abstractNumId w:val="5"/>
  </w:num>
  <w:num w:numId="9">
    <w:abstractNumId w:val="1"/>
  </w:num>
  <w:num w:numId="10">
    <w:abstractNumId w:val="20"/>
  </w:num>
  <w:num w:numId="11">
    <w:abstractNumId w:val="17"/>
  </w:num>
  <w:num w:numId="12">
    <w:abstractNumId w:val="10"/>
  </w:num>
  <w:num w:numId="13">
    <w:abstractNumId w:val="22"/>
  </w:num>
  <w:num w:numId="14">
    <w:abstractNumId w:val="8"/>
  </w:num>
  <w:num w:numId="15">
    <w:abstractNumId w:val="2"/>
  </w:num>
  <w:num w:numId="16">
    <w:abstractNumId w:val="9"/>
  </w:num>
  <w:num w:numId="17">
    <w:abstractNumId w:val="4"/>
  </w:num>
  <w:num w:numId="18">
    <w:abstractNumId w:val="19"/>
  </w:num>
  <w:num w:numId="19">
    <w:abstractNumId w:val="11"/>
  </w:num>
  <w:num w:numId="20">
    <w:abstractNumId w:val="6"/>
  </w:num>
  <w:num w:numId="21">
    <w:abstractNumId w:val="12"/>
  </w:num>
  <w:num w:numId="22">
    <w:abstractNumId w:val="7"/>
  </w:num>
  <w:num w:numId="23">
    <w:abstractNumId w:val="0"/>
  </w:num>
  <w:num w:numId="24">
    <w:abstractNumId w:val="23"/>
  </w:num>
  <w:num w:numId="2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ilippe Aubessard">
    <w15:presenceInfo w15:providerId="None" w15:userId="Philippe Aubessard"/>
  </w15:person>
  <w15:person w15:author="Alain Saffray">
    <w15:presenceInfo w15:providerId="Windows Live" w15:userId="0367221efc9b68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6FDB"/>
    <w:rsid w:val="0000385B"/>
    <w:rsid w:val="00003F59"/>
    <w:rsid w:val="000158C7"/>
    <w:rsid w:val="00017318"/>
    <w:rsid w:val="000249BE"/>
    <w:rsid w:val="00066B12"/>
    <w:rsid w:val="00070137"/>
    <w:rsid w:val="000744B4"/>
    <w:rsid w:val="00093D65"/>
    <w:rsid w:val="000A3DF2"/>
    <w:rsid w:val="000A5790"/>
    <w:rsid w:val="000B2E1E"/>
    <w:rsid w:val="000B313C"/>
    <w:rsid w:val="000B5EBF"/>
    <w:rsid w:val="000C724C"/>
    <w:rsid w:val="000D17E9"/>
    <w:rsid w:val="000E0AB1"/>
    <w:rsid w:val="000E2F8A"/>
    <w:rsid w:val="000E4A24"/>
    <w:rsid w:val="000F232C"/>
    <w:rsid w:val="001032C3"/>
    <w:rsid w:val="00123A19"/>
    <w:rsid w:val="001269E9"/>
    <w:rsid w:val="00130104"/>
    <w:rsid w:val="0013195E"/>
    <w:rsid w:val="00134112"/>
    <w:rsid w:val="00140EAD"/>
    <w:rsid w:val="00144D2D"/>
    <w:rsid w:val="001511BF"/>
    <w:rsid w:val="0015523F"/>
    <w:rsid w:val="00156E08"/>
    <w:rsid w:val="00181FD3"/>
    <w:rsid w:val="00186F04"/>
    <w:rsid w:val="001972D3"/>
    <w:rsid w:val="001A141F"/>
    <w:rsid w:val="001B2B8A"/>
    <w:rsid w:val="001C31A1"/>
    <w:rsid w:val="001C429D"/>
    <w:rsid w:val="001D41E2"/>
    <w:rsid w:val="001E1029"/>
    <w:rsid w:val="001E7F81"/>
    <w:rsid w:val="00207477"/>
    <w:rsid w:val="00216300"/>
    <w:rsid w:val="002245D3"/>
    <w:rsid w:val="002264F2"/>
    <w:rsid w:val="0024073E"/>
    <w:rsid w:val="002447DD"/>
    <w:rsid w:val="00245EFA"/>
    <w:rsid w:val="00250ADB"/>
    <w:rsid w:val="00260756"/>
    <w:rsid w:val="00261949"/>
    <w:rsid w:val="0026361B"/>
    <w:rsid w:val="002774BF"/>
    <w:rsid w:val="00277B4D"/>
    <w:rsid w:val="00281D71"/>
    <w:rsid w:val="002836A8"/>
    <w:rsid w:val="002860C0"/>
    <w:rsid w:val="00292D65"/>
    <w:rsid w:val="00296395"/>
    <w:rsid w:val="002A60BF"/>
    <w:rsid w:val="002A7CE6"/>
    <w:rsid w:val="002B4236"/>
    <w:rsid w:val="002C39C9"/>
    <w:rsid w:val="002C6BA8"/>
    <w:rsid w:val="002C7D07"/>
    <w:rsid w:val="002D2364"/>
    <w:rsid w:val="002D38AE"/>
    <w:rsid w:val="002E185F"/>
    <w:rsid w:val="002E47F9"/>
    <w:rsid w:val="002E7D95"/>
    <w:rsid w:val="002F40A7"/>
    <w:rsid w:val="002F5EF5"/>
    <w:rsid w:val="00307394"/>
    <w:rsid w:val="003121AA"/>
    <w:rsid w:val="00317431"/>
    <w:rsid w:val="003179B6"/>
    <w:rsid w:val="00330626"/>
    <w:rsid w:val="0033583D"/>
    <w:rsid w:val="0034173E"/>
    <w:rsid w:val="0034731A"/>
    <w:rsid w:val="00350EB7"/>
    <w:rsid w:val="00354A6E"/>
    <w:rsid w:val="003663F9"/>
    <w:rsid w:val="00372046"/>
    <w:rsid w:val="0037576C"/>
    <w:rsid w:val="003851EA"/>
    <w:rsid w:val="003878B5"/>
    <w:rsid w:val="003957B5"/>
    <w:rsid w:val="003A1A9E"/>
    <w:rsid w:val="003A433C"/>
    <w:rsid w:val="003A7D8C"/>
    <w:rsid w:val="003C04DD"/>
    <w:rsid w:val="003C783A"/>
    <w:rsid w:val="003C7850"/>
    <w:rsid w:val="003D2C6E"/>
    <w:rsid w:val="003E6FB9"/>
    <w:rsid w:val="003F01CF"/>
    <w:rsid w:val="003F0B7C"/>
    <w:rsid w:val="00403068"/>
    <w:rsid w:val="00407E03"/>
    <w:rsid w:val="00416851"/>
    <w:rsid w:val="00417294"/>
    <w:rsid w:val="004442AE"/>
    <w:rsid w:val="004476A2"/>
    <w:rsid w:val="004548ED"/>
    <w:rsid w:val="004622D4"/>
    <w:rsid w:val="004711D5"/>
    <w:rsid w:val="00474D15"/>
    <w:rsid w:val="0048265F"/>
    <w:rsid w:val="00497EC2"/>
    <w:rsid w:val="004A20D0"/>
    <w:rsid w:val="004B5401"/>
    <w:rsid w:val="004B69A7"/>
    <w:rsid w:val="004C0D3A"/>
    <w:rsid w:val="005100AE"/>
    <w:rsid w:val="00516BE2"/>
    <w:rsid w:val="00516E48"/>
    <w:rsid w:val="00537A52"/>
    <w:rsid w:val="0056530B"/>
    <w:rsid w:val="0058407D"/>
    <w:rsid w:val="00584E98"/>
    <w:rsid w:val="00595402"/>
    <w:rsid w:val="005A3A68"/>
    <w:rsid w:val="005A71FE"/>
    <w:rsid w:val="005B4B05"/>
    <w:rsid w:val="005C42FA"/>
    <w:rsid w:val="005C5E03"/>
    <w:rsid w:val="005D4753"/>
    <w:rsid w:val="005F153E"/>
    <w:rsid w:val="005F611E"/>
    <w:rsid w:val="005F6249"/>
    <w:rsid w:val="00600CAC"/>
    <w:rsid w:val="00603964"/>
    <w:rsid w:val="00605ABC"/>
    <w:rsid w:val="006438E9"/>
    <w:rsid w:val="00654762"/>
    <w:rsid w:val="00656F8D"/>
    <w:rsid w:val="00657989"/>
    <w:rsid w:val="00657D22"/>
    <w:rsid w:val="006623C4"/>
    <w:rsid w:val="006738F6"/>
    <w:rsid w:val="0067398A"/>
    <w:rsid w:val="00683A39"/>
    <w:rsid w:val="006901D6"/>
    <w:rsid w:val="0069743A"/>
    <w:rsid w:val="006A222E"/>
    <w:rsid w:val="006A3FBE"/>
    <w:rsid w:val="006A49F0"/>
    <w:rsid w:val="006A4D57"/>
    <w:rsid w:val="006A79FD"/>
    <w:rsid w:val="006B4013"/>
    <w:rsid w:val="006C241B"/>
    <w:rsid w:val="006C24D6"/>
    <w:rsid w:val="006C5E19"/>
    <w:rsid w:val="006D266A"/>
    <w:rsid w:val="006E049C"/>
    <w:rsid w:val="006E3CF8"/>
    <w:rsid w:val="006F132F"/>
    <w:rsid w:val="006F16EC"/>
    <w:rsid w:val="006F3F9E"/>
    <w:rsid w:val="0070007C"/>
    <w:rsid w:val="0070342E"/>
    <w:rsid w:val="0070677F"/>
    <w:rsid w:val="00710718"/>
    <w:rsid w:val="00712FD1"/>
    <w:rsid w:val="0071774D"/>
    <w:rsid w:val="007220E3"/>
    <w:rsid w:val="00722282"/>
    <w:rsid w:val="007356F2"/>
    <w:rsid w:val="00744AA1"/>
    <w:rsid w:val="00753A3F"/>
    <w:rsid w:val="0075574E"/>
    <w:rsid w:val="00760716"/>
    <w:rsid w:val="007647C5"/>
    <w:rsid w:val="0077229E"/>
    <w:rsid w:val="00776398"/>
    <w:rsid w:val="00795DC9"/>
    <w:rsid w:val="007974F4"/>
    <w:rsid w:val="007A0515"/>
    <w:rsid w:val="007A3B90"/>
    <w:rsid w:val="007B13CF"/>
    <w:rsid w:val="007B7826"/>
    <w:rsid w:val="007C459B"/>
    <w:rsid w:val="007C502F"/>
    <w:rsid w:val="007D0A5B"/>
    <w:rsid w:val="007F2EAE"/>
    <w:rsid w:val="007F7AC9"/>
    <w:rsid w:val="007F7C48"/>
    <w:rsid w:val="007F7DEE"/>
    <w:rsid w:val="00805D30"/>
    <w:rsid w:val="008107AD"/>
    <w:rsid w:val="00816FCB"/>
    <w:rsid w:val="00825E0C"/>
    <w:rsid w:val="00827361"/>
    <w:rsid w:val="0083155B"/>
    <w:rsid w:val="00837A56"/>
    <w:rsid w:val="008414E2"/>
    <w:rsid w:val="00843CDE"/>
    <w:rsid w:val="00844FF2"/>
    <w:rsid w:val="00845B7F"/>
    <w:rsid w:val="008472E0"/>
    <w:rsid w:val="0084795E"/>
    <w:rsid w:val="00851E06"/>
    <w:rsid w:val="00852B5D"/>
    <w:rsid w:val="00876613"/>
    <w:rsid w:val="00882278"/>
    <w:rsid w:val="00887569"/>
    <w:rsid w:val="00891497"/>
    <w:rsid w:val="008945FD"/>
    <w:rsid w:val="008967C2"/>
    <w:rsid w:val="008A624B"/>
    <w:rsid w:val="008B5F9D"/>
    <w:rsid w:val="008C39DE"/>
    <w:rsid w:val="008F611B"/>
    <w:rsid w:val="008F6485"/>
    <w:rsid w:val="008F7156"/>
    <w:rsid w:val="009033AA"/>
    <w:rsid w:val="0091331A"/>
    <w:rsid w:val="00920EDF"/>
    <w:rsid w:val="0092133B"/>
    <w:rsid w:val="00924FA3"/>
    <w:rsid w:val="00926FC9"/>
    <w:rsid w:val="00931D87"/>
    <w:rsid w:val="00945D1D"/>
    <w:rsid w:val="00953C57"/>
    <w:rsid w:val="009577A9"/>
    <w:rsid w:val="00962969"/>
    <w:rsid w:val="00967648"/>
    <w:rsid w:val="0097542C"/>
    <w:rsid w:val="00976E0D"/>
    <w:rsid w:val="00977860"/>
    <w:rsid w:val="009821D4"/>
    <w:rsid w:val="00991271"/>
    <w:rsid w:val="009A201A"/>
    <w:rsid w:val="009A25B1"/>
    <w:rsid w:val="009B1192"/>
    <w:rsid w:val="009B396B"/>
    <w:rsid w:val="009D46FF"/>
    <w:rsid w:val="009E55D9"/>
    <w:rsid w:val="009E6567"/>
    <w:rsid w:val="009F2EFC"/>
    <w:rsid w:val="009F68CA"/>
    <w:rsid w:val="00A04675"/>
    <w:rsid w:val="00A05E1C"/>
    <w:rsid w:val="00A11BDF"/>
    <w:rsid w:val="00A2104C"/>
    <w:rsid w:val="00A22ACC"/>
    <w:rsid w:val="00A235FC"/>
    <w:rsid w:val="00A379A6"/>
    <w:rsid w:val="00A4673D"/>
    <w:rsid w:val="00A4783E"/>
    <w:rsid w:val="00A555DD"/>
    <w:rsid w:val="00A57B83"/>
    <w:rsid w:val="00A66DC8"/>
    <w:rsid w:val="00A67AE6"/>
    <w:rsid w:val="00A739E5"/>
    <w:rsid w:val="00A836D3"/>
    <w:rsid w:val="00A8757C"/>
    <w:rsid w:val="00A9570A"/>
    <w:rsid w:val="00AA2AC2"/>
    <w:rsid w:val="00AA6F25"/>
    <w:rsid w:val="00AB252C"/>
    <w:rsid w:val="00AB4599"/>
    <w:rsid w:val="00AB5466"/>
    <w:rsid w:val="00AC233A"/>
    <w:rsid w:val="00AC408E"/>
    <w:rsid w:val="00AC74AE"/>
    <w:rsid w:val="00AD430F"/>
    <w:rsid w:val="00AE0153"/>
    <w:rsid w:val="00AE30F5"/>
    <w:rsid w:val="00AF28DC"/>
    <w:rsid w:val="00B010CE"/>
    <w:rsid w:val="00B051F6"/>
    <w:rsid w:val="00B13546"/>
    <w:rsid w:val="00B203F8"/>
    <w:rsid w:val="00B254AF"/>
    <w:rsid w:val="00B2694F"/>
    <w:rsid w:val="00B300E3"/>
    <w:rsid w:val="00B30E3B"/>
    <w:rsid w:val="00B35555"/>
    <w:rsid w:val="00B42922"/>
    <w:rsid w:val="00B53C41"/>
    <w:rsid w:val="00B54DA0"/>
    <w:rsid w:val="00B57C82"/>
    <w:rsid w:val="00B61D04"/>
    <w:rsid w:val="00B70F21"/>
    <w:rsid w:val="00B76A54"/>
    <w:rsid w:val="00B80347"/>
    <w:rsid w:val="00B810DB"/>
    <w:rsid w:val="00B8623B"/>
    <w:rsid w:val="00B87BB5"/>
    <w:rsid w:val="00B90619"/>
    <w:rsid w:val="00B92BDB"/>
    <w:rsid w:val="00B93BC5"/>
    <w:rsid w:val="00B9674F"/>
    <w:rsid w:val="00BA0F9B"/>
    <w:rsid w:val="00BB264F"/>
    <w:rsid w:val="00BD1A8F"/>
    <w:rsid w:val="00BD3D87"/>
    <w:rsid w:val="00BD72F0"/>
    <w:rsid w:val="00BE04BC"/>
    <w:rsid w:val="00BE2B20"/>
    <w:rsid w:val="00C04ED8"/>
    <w:rsid w:val="00C116DA"/>
    <w:rsid w:val="00C12323"/>
    <w:rsid w:val="00C17507"/>
    <w:rsid w:val="00C2633A"/>
    <w:rsid w:val="00C332E7"/>
    <w:rsid w:val="00C34DAF"/>
    <w:rsid w:val="00C47E70"/>
    <w:rsid w:val="00C567F0"/>
    <w:rsid w:val="00C60B8E"/>
    <w:rsid w:val="00C67DAF"/>
    <w:rsid w:val="00C87A83"/>
    <w:rsid w:val="00C9133A"/>
    <w:rsid w:val="00C94227"/>
    <w:rsid w:val="00C971D8"/>
    <w:rsid w:val="00CA4F39"/>
    <w:rsid w:val="00CA6D1A"/>
    <w:rsid w:val="00CB267C"/>
    <w:rsid w:val="00CE127B"/>
    <w:rsid w:val="00CF2C03"/>
    <w:rsid w:val="00D0051E"/>
    <w:rsid w:val="00D06FDB"/>
    <w:rsid w:val="00D22805"/>
    <w:rsid w:val="00D24A5B"/>
    <w:rsid w:val="00D33768"/>
    <w:rsid w:val="00D33C61"/>
    <w:rsid w:val="00D36664"/>
    <w:rsid w:val="00D36C38"/>
    <w:rsid w:val="00D378C8"/>
    <w:rsid w:val="00D56E8F"/>
    <w:rsid w:val="00D63E7F"/>
    <w:rsid w:val="00D67911"/>
    <w:rsid w:val="00D75B89"/>
    <w:rsid w:val="00D81321"/>
    <w:rsid w:val="00D83914"/>
    <w:rsid w:val="00D91B87"/>
    <w:rsid w:val="00D97AEE"/>
    <w:rsid w:val="00DA353E"/>
    <w:rsid w:val="00DB75C9"/>
    <w:rsid w:val="00DC00F4"/>
    <w:rsid w:val="00DC0D9F"/>
    <w:rsid w:val="00DC43B5"/>
    <w:rsid w:val="00DD1A75"/>
    <w:rsid w:val="00DE6D42"/>
    <w:rsid w:val="00DF06CE"/>
    <w:rsid w:val="00DF585E"/>
    <w:rsid w:val="00E06BE4"/>
    <w:rsid w:val="00E14DA0"/>
    <w:rsid w:val="00E15A6E"/>
    <w:rsid w:val="00E27954"/>
    <w:rsid w:val="00E30D62"/>
    <w:rsid w:val="00E35E16"/>
    <w:rsid w:val="00E36645"/>
    <w:rsid w:val="00E460A0"/>
    <w:rsid w:val="00E66BB9"/>
    <w:rsid w:val="00E67D49"/>
    <w:rsid w:val="00E70C7C"/>
    <w:rsid w:val="00E73756"/>
    <w:rsid w:val="00E74437"/>
    <w:rsid w:val="00E76F47"/>
    <w:rsid w:val="00E9025A"/>
    <w:rsid w:val="00E91670"/>
    <w:rsid w:val="00E91964"/>
    <w:rsid w:val="00E95BE6"/>
    <w:rsid w:val="00E96631"/>
    <w:rsid w:val="00EA40FD"/>
    <w:rsid w:val="00EB08B4"/>
    <w:rsid w:val="00EB18CD"/>
    <w:rsid w:val="00EB3344"/>
    <w:rsid w:val="00EC021C"/>
    <w:rsid w:val="00EC524F"/>
    <w:rsid w:val="00EC54ED"/>
    <w:rsid w:val="00ED0FE6"/>
    <w:rsid w:val="00ED11CD"/>
    <w:rsid w:val="00EE0F71"/>
    <w:rsid w:val="00EF0397"/>
    <w:rsid w:val="00EF337C"/>
    <w:rsid w:val="00EF79CE"/>
    <w:rsid w:val="00F012A6"/>
    <w:rsid w:val="00F1244D"/>
    <w:rsid w:val="00F40FCC"/>
    <w:rsid w:val="00F43E7B"/>
    <w:rsid w:val="00F45CEC"/>
    <w:rsid w:val="00F54ED7"/>
    <w:rsid w:val="00F55EA0"/>
    <w:rsid w:val="00F73445"/>
    <w:rsid w:val="00F7373F"/>
    <w:rsid w:val="00F803CB"/>
    <w:rsid w:val="00F83A83"/>
    <w:rsid w:val="00F84CA1"/>
    <w:rsid w:val="00F92790"/>
    <w:rsid w:val="00FA7970"/>
    <w:rsid w:val="00FC377D"/>
    <w:rsid w:val="00FD18BA"/>
    <w:rsid w:val="00FD4EFF"/>
    <w:rsid w:val="00FD6621"/>
    <w:rsid w:val="00FE2184"/>
    <w:rsid w:val="00FE26E4"/>
    <w:rsid w:val="00FF0275"/>
    <w:rsid w:val="00FF3A26"/>
    <w:rsid w:val="00FF4ABF"/>
  </w:rsids>
  <m:mathPr>
    <m:mathFont m:val="Cambria Math"/>
    <m:brkBin m:val="before"/>
    <m:brkBinSub m:val="--"/>
    <m:smallFrac m:val="0"/>
    <m:dispDef/>
    <m:lMargin m:val="0"/>
    <m:rMargin m:val="0"/>
    <m:defJc m:val="centerGroup"/>
    <m:wrapIndent m:val="1440"/>
    <m:intLim m:val="subSup"/>
    <m:naryLim m:val="undOvr"/>
  </m:mathPr>
  <w:themeFontLang w:val="fr-FR"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BBAADA"/>
  <w15:docId w15:val="{AD40775B-B5A5-45AF-A497-DB21674AF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408E"/>
  </w:style>
  <w:style w:type="paragraph" w:styleId="Titre1">
    <w:name w:val="heading 1"/>
    <w:basedOn w:val="Normal"/>
    <w:next w:val="Normal"/>
    <w:link w:val="Titre1Car"/>
    <w:uiPriority w:val="9"/>
    <w:qFormat/>
    <w:rsid w:val="00AC408E"/>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AC408E"/>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AC408E"/>
    <w:pPr>
      <w:pBdr>
        <w:top w:val="single" w:sz="6" w:space="2" w:color="4F81BD" w:themeColor="accent1"/>
      </w:pBdr>
      <w:spacing w:before="300" w:after="0"/>
      <w:outlineLvl w:val="2"/>
    </w:pPr>
    <w:rPr>
      <w:caps/>
      <w:color w:val="243F60" w:themeColor="accent1" w:themeShade="7F"/>
      <w:spacing w:val="15"/>
    </w:rPr>
  </w:style>
  <w:style w:type="paragraph" w:styleId="Titre4">
    <w:name w:val="heading 4"/>
    <w:basedOn w:val="Normal"/>
    <w:next w:val="Normal"/>
    <w:link w:val="Titre4Car"/>
    <w:uiPriority w:val="9"/>
    <w:unhideWhenUsed/>
    <w:qFormat/>
    <w:rsid w:val="00AC408E"/>
    <w:pPr>
      <w:pBdr>
        <w:top w:val="dotted" w:sz="6" w:space="2" w:color="4F81BD" w:themeColor="accent1"/>
      </w:pBdr>
      <w:spacing w:before="200" w:after="0"/>
      <w:outlineLvl w:val="3"/>
    </w:pPr>
    <w:rPr>
      <w:caps/>
      <w:color w:val="365F91" w:themeColor="accent1" w:themeShade="BF"/>
      <w:spacing w:val="10"/>
    </w:rPr>
  </w:style>
  <w:style w:type="paragraph" w:styleId="Titre5">
    <w:name w:val="heading 5"/>
    <w:basedOn w:val="Normal"/>
    <w:next w:val="Normal"/>
    <w:link w:val="Titre5Car"/>
    <w:uiPriority w:val="9"/>
    <w:semiHidden/>
    <w:unhideWhenUsed/>
    <w:qFormat/>
    <w:rsid w:val="00AC408E"/>
    <w:pPr>
      <w:pBdr>
        <w:bottom w:val="single" w:sz="6" w:space="1" w:color="4F81BD" w:themeColor="accent1"/>
      </w:pBdr>
      <w:spacing w:before="200" w:after="0"/>
      <w:outlineLvl w:val="4"/>
    </w:pPr>
    <w:rPr>
      <w:caps/>
      <w:color w:val="365F91" w:themeColor="accent1" w:themeShade="BF"/>
      <w:spacing w:val="10"/>
    </w:rPr>
  </w:style>
  <w:style w:type="paragraph" w:styleId="Titre6">
    <w:name w:val="heading 6"/>
    <w:basedOn w:val="Normal"/>
    <w:next w:val="Normal"/>
    <w:link w:val="Titre6Car"/>
    <w:uiPriority w:val="9"/>
    <w:semiHidden/>
    <w:unhideWhenUsed/>
    <w:qFormat/>
    <w:rsid w:val="00AC408E"/>
    <w:pPr>
      <w:pBdr>
        <w:bottom w:val="dotted" w:sz="6" w:space="1" w:color="4F81BD" w:themeColor="accent1"/>
      </w:pBdr>
      <w:spacing w:before="200" w:after="0"/>
      <w:outlineLvl w:val="5"/>
    </w:pPr>
    <w:rPr>
      <w:caps/>
      <w:color w:val="365F91" w:themeColor="accent1" w:themeShade="BF"/>
      <w:spacing w:val="10"/>
    </w:rPr>
  </w:style>
  <w:style w:type="paragraph" w:styleId="Titre7">
    <w:name w:val="heading 7"/>
    <w:basedOn w:val="Normal"/>
    <w:next w:val="Normal"/>
    <w:link w:val="Titre7Car"/>
    <w:uiPriority w:val="9"/>
    <w:semiHidden/>
    <w:unhideWhenUsed/>
    <w:qFormat/>
    <w:rsid w:val="00AC408E"/>
    <w:pPr>
      <w:spacing w:before="200" w:after="0"/>
      <w:outlineLvl w:val="6"/>
    </w:pPr>
    <w:rPr>
      <w:caps/>
      <w:color w:val="365F91" w:themeColor="accent1" w:themeShade="BF"/>
      <w:spacing w:val="10"/>
    </w:rPr>
  </w:style>
  <w:style w:type="paragraph" w:styleId="Titre8">
    <w:name w:val="heading 8"/>
    <w:basedOn w:val="Normal"/>
    <w:next w:val="Normal"/>
    <w:link w:val="Titre8Car"/>
    <w:uiPriority w:val="9"/>
    <w:semiHidden/>
    <w:unhideWhenUsed/>
    <w:qFormat/>
    <w:rsid w:val="00AC408E"/>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AC408E"/>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06FD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06FDB"/>
    <w:rPr>
      <w:rFonts w:ascii="Segoe UI" w:hAnsi="Segoe UI" w:cs="Segoe UI"/>
      <w:sz w:val="18"/>
      <w:szCs w:val="18"/>
    </w:rPr>
  </w:style>
  <w:style w:type="paragraph" w:styleId="Paragraphedeliste">
    <w:name w:val="List Paragraph"/>
    <w:basedOn w:val="Normal"/>
    <w:uiPriority w:val="34"/>
    <w:qFormat/>
    <w:rsid w:val="008967C2"/>
    <w:pPr>
      <w:ind w:left="720"/>
      <w:contextualSpacing/>
    </w:pPr>
  </w:style>
  <w:style w:type="paragraph" w:styleId="NormalWeb">
    <w:name w:val="Normal (Web)"/>
    <w:basedOn w:val="Normal"/>
    <w:uiPriority w:val="99"/>
    <w:semiHidden/>
    <w:unhideWhenUsed/>
    <w:rsid w:val="00140EAD"/>
    <w:pPr>
      <w:spacing w:beforeAutospacing="1" w:after="100" w:afterAutospacing="1" w:line="240" w:lineRule="auto"/>
    </w:pPr>
    <w:rPr>
      <w:rFonts w:ascii="Times New Roman" w:hAnsi="Times New Roman" w:cs="Times New Roman"/>
      <w:sz w:val="24"/>
      <w:szCs w:val="24"/>
      <w:lang w:eastAsia="fr-FR"/>
    </w:rPr>
  </w:style>
  <w:style w:type="character" w:styleId="Lienhypertexte">
    <w:name w:val="Hyperlink"/>
    <w:basedOn w:val="Policepardfaut"/>
    <w:uiPriority w:val="99"/>
    <w:unhideWhenUsed/>
    <w:rsid w:val="00140EAD"/>
    <w:rPr>
      <w:color w:val="0000FF" w:themeColor="hyperlink"/>
      <w:u w:val="single"/>
    </w:rPr>
  </w:style>
  <w:style w:type="paragraph" w:styleId="Titre">
    <w:name w:val="Title"/>
    <w:basedOn w:val="Normal"/>
    <w:next w:val="Normal"/>
    <w:link w:val="TitreCar"/>
    <w:uiPriority w:val="10"/>
    <w:qFormat/>
    <w:rsid w:val="00AC408E"/>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reCar">
    <w:name w:val="Titre Car"/>
    <w:basedOn w:val="Policepardfaut"/>
    <w:link w:val="Titre"/>
    <w:uiPriority w:val="10"/>
    <w:rsid w:val="00AC408E"/>
    <w:rPr>
      <w:rFonts w:asciiTheme="majorHAnsi" w:eastAsiaTheme="majorEastAsia" w:hAnsiTheme="majorHAnsi" w:cstheme="majorBidi"/>
      <w:caps/>
      <w:color w:val="4F81BD" w:themeColor="accent1"/>
      <w:spacing w:val="10"/>
      <w:sz w:val="52"/>
      <w:szCs w:val="52"/>
    </w:rPr>
  </w:style>
  <w:style w:type="character" w:customStyle="1" w:styleId="Titre1Car">
    <w:name w:val="Titre 1 Car"/>
    <w:basedOn w:val="Policepardfaut"/>
    <w:link w:val="Titre1"/>
    <w:uiPriority w:val="9"/>
    <w:rsid w:val="00AC408E"/>
    <w:rPr>
      <w:caps/>
      <w:color w:val="FFFFFF" w:themeColor="background1"/>
      <w:spacing w:val="15"/>
      <w:sz w:val="22"/>
      <w:szCs w:val="22"/>
      <w:shd w:val="clear" w:color="auto" w:fill="4F81BD" w:themeFill="accent1"/>
    </w:rPr>
  </w:style>
  <w:style w:type="character" w:customStyle="1" w:styleId="Titre2Car">
    <w:name w:val="Titre 2 Car"/>
    <w:basedOn w:val="Policepardfaut"/>
    <w:link w:val="Titre2"/>
    <w:uiPriority w:val="9"/>
    <w:rsid w:val="00AC408E"/>
    <w:rPr>
      <w:caps/>
      <w:spacing w:val="15"/>
      <w:shd w:val="clear" w:color="auto" w:fill="DBE5F1" w:themeFill="accent1" w:themeFillTint="33"/>
    </w:rPr>
  </w:style>
  <w:style w:type="character" w:customStyle="1" w:styleId="Titre3Car">
    <w:name w:val="Titre 3 Car"/>
    <w:basedOn w:val="Policepardfaut"/>
    <w:link w:val="Titre3"/>
    <w:uiPriority w:val="9"/>
    <w:rsid w:val="00AC408E"/>
    <w:rPr>
      <w:caps/>
      <w:color w:val="243F60" w:themeColor="accent1" w:themeShade="7F"/>
      <w:spacing w:val="15"/>
    </w:rPr>
  </w:style>
  <w:style w:type="character" w:customStyle="1" w:styleId="Titre4Car">
    <w:name w:val="Titre 4 Car"/>
    <w:basedOn w:val="Policepardfaut"/>
    <w:link w:val="Titre4"/>
    <w:uiPriority w:val="9"/>
    <w:rsid w:val="00AC408E"/>
    <w:rPr>
      <w:caps/>
      <w:color w:val="365F91" w:themeColor="accent1" w:themeShade="BF"/>
      <w:spacing w:val="10"/>
    </w:rPr>
  </w:style>
  <w:style w:type="character" w:customStyle="1" w:styleId="Titre5Car">
    <w:name w:val="Titre 5 Car"/>
    <w:basedOn w:val="Policepardfaut"/>
    <w:link w:val="Titre5"/>
    <w:uiPriority w:val="9"/>
    <w:semiHidden/>
    <w:rsid w:val="00AC408E"/>
    <w:rPr>
      <w:caps/>
      <w:color w:val="365F91" w:themeColor="accent1" w:themeShade="BF"/>
      <w:spacing w:val="10"/>
    </w:rPr>
  </w:style>
  <w:style w:type="character" w:customStyle="1" w:styleId="Titre6Car">
    <w:name w:val="Titre 6 Car"/>
    <w:basedOn w:val="Policepardfaut"/>
    <w:link w:val="Titre6"/>
    <w:uiPriority w:val="9"/>
    <w:semiHidden/>
    <w:rsid w:val="00AC408E"/>
    <w:rPr>
      <w:caps/>
      <w:color w:val="365F91" w:themeColor="accent1" w:themeShade="BF"/>
      <w:spacing w:val="10"/>
    </w:rPr>
  </w:style>
  <w:style w:type="character" w:customStyle="1" w:styleId="Titre7Car">
    <w:name w:val="Titre 7 Car"/>
    <w:basedOn w:val="Policepardfaut"/>
    <w:link w:val="Titre7"/>
    <w:uiPriority w:val="9"/>
    <w:semiHidden/>
    <w:rsid w:val="00AC408E"/>
    <w:rPr>
      <w:caps/>
      <w:color w:val="365F91" w:themeColor="accent1" w:themeShade="BF"/>
      <w:spacing w:val="10"/>
    </w:rPr>
  </w:style>
  <w:style w:type="character" w:customStyle="1" w:styleId="Titre8Car">
    <w:name w:val="Titre 8 Car"/>
    <w:basedOn w:val="Policepardfaut"/>
    <w:link w:val="Titre8"/>
    <w:uiPriority w:val="9"/>
    <w:semiHidden/>
    <w:rsid w:val="00AC408E"/>
    <w:rPr>
      <w:caps/>
      <w:spacing w:val="10"/>
      <w:sz w:val="18"/>
      <w:szCs w:val="18"/>
    </w:rPr>
  </w:style>
  <w:style w:type="character" w:customStyle="1" w:styleId="Titre9Car">
    <w:name w:val="Titre 9 Car"/>
    <w:basedOn w:val="Policepardfaut"/>
    <w:link w:val="Titre9"/>
    <w:uiPriority w:val="9"/>
    <w:semiHidden/>
    <w:rsid w:val="00AC408E"/>
    <w:rPr>
      <w:i/>
      <w:iCs/>
      <w:caps/>
      <w:spacing w:val="10"/>
      <w:sz w:val="18"/>
      <w:szCs w:val="18"/>
    </w:rPr>
  </w:style>
  <w:style w:type="paragraph" w:styleId="Lgende">
    <w:name w:val="caption"/>
    <w:basedOn w:val="Normal"/>
    <w:next w:val="Normal"/>
    <w:uiPriority w:val="35"/>
    <w:semiHidden/>
    <w:unhideWhenUsed/>
    <w:qFormat/>
    <w:rsid w:val="00AC408E"/>
    <w:rPr>
      <w:b/>
      <w:bCs/>
      <w:color w:val="365F91" w:themeColor="accent1" w:themeShade="BF"/>
      <w:sz w:val="16"/>
      <w:szCs w:val="16"/>
    </w:rPr>
  </w:style>
  <w:style w:type="paragraph" w:styleId="Sous-titre">
    <w:name w:val="Subtitle"/>
    <w:basedOn w:val="Normal"/>
    <w:next w:val="Normal"/>
    <w:link w:val="Sous-titreCar"/>
    <w:uiPriority w:val="11"/>
    <w:qFormat/>
    <w:rsid w:val="00AC408E"/>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AC408E"/>
    <w:rPr>
      <w:caps/>
      <w:color w:val="595959" w:themeColor="text1" w:themeTint="A6"/>
      <w:spacing w:val="10"/>
      <w:sz w:val="21"/>
      <w:szCs w:val="21"/>
    </w:rPr>
  </w:style>
  <w:style w:type="character" w:styleId="lev">
    <w:name w:val="Strong"/>
    <w:uiPriority w:val="22"/>
    <w:qFormat/>
    <w:rsid w:val="00AC408E"/>
    <w:rPr>
      <w:b/>
      <w:bCs/>
    </w:rPr>
  </w:style>
  <w:style w:type="character" w:styleId="Accentuation">
    <w:name w:val="Emphasis"/>
    <w:uiPriority w:val="20"/>
    <w:qFormat/>
    <w:rsid w:val="00AC408E"/>
    <w:rPr>
      <w:caps/>
      <w:color w:val="243F60" w:themeColor="accent1" w:themeShade="7F"/>
      <w:spacing w:val="5"/>
    </w:rPr>
  </w:style>
  <w:style w:type="paragraph" w:styleId="Sansinterligne">
    <w:name w:val="No Spacing"/>
    <w:link w:val="SansinterligneCar"/>
    <w:uiPriority w:val="1"/>
    <w:qFormat/>
    <w:rsid w:val="00AC408E"/>
    <w:pPr>
      <w:spacing w:after="0" w:line="240" w:lineRule="auto"/>
    </w:pPr>
  </w:style>
  <w:style w:type="paragraph" w:styleId="Citation">
    <w:name w:val="Quote"/>
    <w:basedOn w:val="Normal"/>
    <w:next w:val="Normal"/>
    <w:link w:val="CitationCar"/>
    <w:uiPriority w:val="29"/>
    <w:qFormat/>
    <w:rsid w:val="00AC408E"/>
    <w:rPr>
      <w:i/>
      <w:iCs/>
      <w:sz w:val="24"/>
      <w:szCs w:val="24"/>
    </w:rPr>
  </w:style>
  <w:style w:type="character" w:customStyle="1" w:styleId="CitationCar">
    <w:name w:val="Citation Car"/>
    <w:basedOn w:val="Policepardfaut"/>
    <w:link w:val="Citation"/>
    <w:uiPriority w:val="29"/>
    <w:rsid w:val="00AC408E"/>
    <w:rPr>
      <w:i/>
      <w:iCs/>
      <w:sz w:val="24"/>
      <w:szCs w:val="24"/>
    </w:rPr>
  </w:style>
  <w:style w:type="paragraph" w:styleId="Citationintense">
    <w:name w:val="Intense Quote"/>
    <w:basedOn w:val="Normal"/>
    <w:next w:val="Normal"/>
    <w:link w:val="CitationintenseCar"/>
    <w:uiPriority w:val="30"/>
    <w:qFormat/>
    <w:rsid w:val="00AC408E"/>
    <w:pPr>
      <w:spacing w:before="240" w:after="240" w:line="240" w:lineRule="auto"/>
      <w:ind w:left="1080" w:right="1080"/>
      <w:jc w:val="center"/>
    </w:pPr>
    <w:rPr>
      <w:color w:val="4F81BD" w:themeColor="accent1"/>
      <w:sz w:val="24"/>
      <w:szCs w:val="24"/>
    </w:rPr>
  </w:style>
  <w:style w:type="character" w:customStyle="1" w:styleId="CitationintenseCar">
    <w:name w:val="Citation intense Car"/>
    <w:basedOn w:val="Policepardfaut"/>
    <w:link w:val="Citationintense"/>
    <w:uiPriority w:val="30"/>
    <w:rsid w:val="00AC408E"/>
    <w:rPr>
      <w:color w:val="4F81BD" w:themeColor="accent1"/>
      <w:sz w:val="24"/>
      <w:szCs w:val="24"/>
    </w:rPr>
  </w:style>
  <w:style w:type="character" w:styleId="Accentuationlgre">
    <w:name w:val="Subtle Emphasis"/>
    <w:uiPriority w:val="19"/>
    <w:qFormat/>
    <w:rsid w:val="00AC408E"/>
    <w:rPr>
      <w:i/>
      <w:iCs/>
      <w:color w:val="243F60" w:themeColor="accent1" w:themeShade="7F"/>
    </w:rPr>
  </w:style>
  <w:style w:type="character" w:styleId="Accentuationintense">
    <w:name w:val="Intense Emphasis"/>
    <w:uiPriority w:val="21"/>
    <w:qFormat/>
    <w:rsid w:val="00AC408E"/>
    <w:rPr>
      <w:b/>
      <w:bCs/>
      <w:caps/>
      <w:color w:val="243F60" w:themeColor="accent1" w:themeShade="7F"/>
      <w:spacing w:val="10"/>
    </w:rPr>
  </w:style>
  <w:style w:type="character" w:styleId="Rfrencelgre">
    <w:name w:val="Subtle Reference"/>
    <w:uiPriority w:val="31"/>
    <w:qFormat/>
    <w:rsid w:val="00AC408E"/>
    <w:rPr>
      <w:b/>
      <w:bCs/>
      <w:color w:val="4F81BD" w:themeColor="accent1"/>
    </w:rPr>
  </w:style>
  <w:style w:type="character" w:styleId="Rfrenceintense">
    <w:name w:val="Intense Reference"/>
    <w:uiPriority w:val="32"/>
    <w:qFormat/>
    <w:rsid w:val="00AC408E"/>
    <w:rPr>
      <w:b/>
      <w:bCs/>
      <w:i/>
      <w:iCs/>
      <w:caps/>
      <w:color w:val="4F81BD" w:themeColor="accent1"/>
    </w:rPr>
  </w:style>
  <w:style w:type="character" w:styleId="Titredulivre">
    <w:name w:val="Book Title"/>
    <w:uiPriority w:val="33"/>
    <w:qFormat/>
    <w:rsid w:val="00AC408E"/>
    <w:rPr>
      <w:b/>
      <w:bCs/>
      <w:i/>
      <w:iCs/>
      <w:spacing w:val="0"/>
    </w:rPr>
  </w:style>
  <w:style w:type="paragraph" w:styleId="En-ttedetabledesmatires">
    <w:name w:val="TOC Heading"/>
    <w:basedOn w:val="Titre1"/>
    <w:next w:val="Normal"/>
    <w:uiPriority w:val="39"/>
    <w:unhideWhenUsed/>
    <w:qFormat/>
    <w:rsid w:val="00AC408E"/>
    <w:pPr>
      <w:outlineLvl w:val="9"/>
    </w:pPr>
  </w:style>
  <w:style w:type="paragraph" w:styleId="En-tte">
    <w:name w:val="header"/>
    <w:basedOn w:val="Normal"/>
    <w:link w:val="En-tteCar"/>
    <w:uiPriority w:val="99"/>
    <w:unhideWhenUsed/>
    <w:rsid w:val="00350EB7"/>
    <w:pPr>
      <w:tabs>
        <w:tab w:val="center" w:pos="4536"/>
        <w:tab w:val="right" w:pos="9072"/>
      </w:tabs>
      <w:spacing w:before="0" w:after="0" w:line="240" w:lineRule="auto"/>
    </w:pPr>
  </w:style>
  <w:style w:type="character" w:customStyle="1" w:styleId="En-tteCar">
    <w:name w:val="En-tête Car"/>
    <w:basedOn w:val="Policepardfaut"/>
    <w:link w:val="En-tte"/>
    <w:uiPriority w:val="99"/>
    <w:rsid w:val="00350EB7"/>
  </w:style>
  <w:style w:type="paragraph" w:styleId="Pieddepage">
    <w:name w:val="footer"/>
    <w:basedOn w:val="Normal"/>
    <w:link w:val="PieddepageCar"/>
    <w:uiPriority w:val="99"/>
    <w:unhideWhenUsed/>
    <w:rsid w:val="00350EB7"/>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350EB7"/>
  </w:style>
  <w:style w:type="character" w:customStyle="1" w:styleId="SansinterligneCar">
    <w:name w:val="Sans interligne Car"/>
    <w:basedOn w:val="Policepardfaut"/>
    <w:link w:val="Sansinterligne"/>
    <w:uiPriority w:val="1"/>
    <w:rsid w:val="003F01CF"/>
  </w:style>
  <w:style w:type="paragraph" w:styleId="TM1">
    <w:name w:val="toc 1"/>
    <w:basedOn w:val="Normal"/>
    <w:next w:val="Normal"/>
    <w:autoRedefine/>
    <w:uiPriority w:val="39"/>
    <w:unhideWhenUsed/>
    <w:rsid w:val="003A1A9E"/>
    <w:pPr>
      <w:spacing w:after="100"/>
    </w:pPr>
  </w:style>
  <w:style w:type="paragraph" w:styleId="TM2">
    <w:name w:val="toc 2"/>
    <w:basedOn w:val="Normal"/>
    <w:next w:val="Normal"/>
    <w:autoRedefine/>
    <w:uiPriority w:val="39"/>
    <w:unhideWhenUsed/>
    <w:rsid w:val="003A1A9E"/>
    <w:pPr>
      <w:spacing w:after="100"/>
      <w:ind w:left="200"/>
    </w:pPr>
  </w:style>
  <w:style w:type="paragraph" w:styleId="TM3">
    <w:name w:val="toc 3"/>
    <w:basedOn w:val="Normal"/>
    <w:next w:val="Normal"/>
    <w:autoRedefine/>
    <w:uiPriority w:val="39"/>
    <w:unhideWhenUsed/>
    <w:rsid w:val="003A1A9E"/>
    <w:pPr>
      <w:spacing w:after="100"/>
      <w:ind w:left="400"/>
    </w:pPr>
  </w:style>
  <w:style w:type="character" w:styleId="Marquedecommentaire">
    <w:name w:val="annotation reference"/>
    <w:basedOn w:val="Policepardfaut"/>
    <w:uiPriority w:val="99"/>
    <w:semiHidden/>
    <w:unhideWhenUsed/>
    <w:rsid w:val="00C971D8"/>
    <w:rPr>
      <w:sz w:val="16"/>
      <w:szCs w:val="16"/>
    </w:rPr>
  </w:style>
  <w:style w:type="paragraph" w:styleId="Commentaire">
    <w:name w:val="annotation text"/>
    <w:basedOn w:val="Normal"/>
    <w:link w:val="CommentaireCar"/>
    <w:uiPriority w:val="99"/>
    <w:unhideWhenUsed/>
    <w:rsid w:val="00C971D8"/>
    <w:pPr>
      <w:spacing w:line="240" w:lineRule="auto"/>
    </w:pPr>
  </w:style>
  <w:style w:type="character" w:customStyle="1" w:styleId="CommentaireCar">
    <w:name w:val="Commentaire Car"/>
    <w:basedOn w:val="Policepardfaut"/>
    <w:link w:val="Commentaire"/>
    <w:uiPriority w:val="99"/>
    <w:rsid w:val="00C971D8"/>
  </w:style>
  <w:style w:type="paragraph" w:styleId="Objetducommentaire">
    <w:name w:val="annotation subject"/>
    <w:basedOn w:val="Commentaire"/>
    <w:next w:val="Commentaire"/>
    <w:link w:val="ObjetducommentaireCar"/>
    <w:uiPriority w:val="99"/>
    <w:semiHidden/>
    <w:unhideWhenUsed/>
    <w:rsid w:val="00C971D8"/>
    <w:rPr>
      <w:b/>
      <w:bCs/>
    </w:rPr>
  </w:style>
  <w:style w:type="character" w:customStyle="1" w:styleId="ObjetducommentaireCar">
    <w:name w:val="Objet du commentaire Car"/>
    <w:basedOn w:val="CommentaireCar"/>
    <w:link w:val="Objetducommentaire"/>
    <w:uiPriority w:val="99"/>
    <w:semiHidden/>
    <w:rsid w:val="00C971D8"/>
    <w:rPr>
      <w:b/>
      <w:bCs/>
    </w:rPr>
  </w:style>
  <w:style w:type="character" w:styleId="Lienhypertextesuivivisit">
    <w:name w:val="FollowedHyperlink"/>
    <w:basedOn w:val="Policepardfaut"/>
    <w:uiPriority w:val="99"/>
    <w:semiHidden/>
    <w:unhideWhenUsed/>
    <w:rsid w:val="00B76A54"/>
    <w:rPr>
      <w:color w:val="800080" w:themeColor="followedHyperlink"/>
      <w:u w:val="single"/>
    </w:rPr>
  </w:style>
  <w:style w:type="paragraph" w:styleId="Rvision">
    <w:name w:val="Revision"/>
    <w:hidden/>
    <w:uiPriority w:val="99"/>
    <w:semiHidden/>
    <w:rsid w:val="00D97AEE"/>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877779">
      <w:bodyDiv w:val="1"/>
      <w:marLeft w:val="0"/>
      <w:marRight w:val="0"/>
      <w:marTop w:val="0"/>
      <w:marBottom w:val="0"/>
      <w:divBdr>
        <w:top w:val="none" w:sz="0" w:space="0" w:color="auto"/>
        <w:left w:val="none" w:sz="0" w:space="0" w:color="auto"/>
        <w:bottom w:val="none" w:sz="0" w:space="0" w:color="auto"/>
        <w:right w:val="none" w:sz="0" w:space="0" w:color="auto"/>
      </w:divBdr>
    </w:div>
    <w:div w:id="347756990">
      <w:bodyDiv w:val="1"/>
      <w:marLeft w:val="0"/>
      <w:marRight w:val="0"/>
      <w:marTop w:val="0"/>
      <w:marBottom w:val="0"/>
      <w:divBdr>
        <w:top w:val="none" w:sz="0" w:space="0" w:color="auto"/>
        <w:left w:val="none" w:sz="0" w:space="0" w:color="auto"/>
        <w:bottom w:val="none" w:sz="0" w:space="0" w:color="auto"/>
        <w:right w:val="none" w:sz="0" w:space="0" w:color="auto"/>
      </w:divBdr>
    </w:div>
    <w:div w:id="354305663">
      <w:bodyDiv w:val="1"/>
      <w:marLeft w:val="0"/>
      <w:marRight w:val="0"/>
      <w:marTop w:val="0"/>
      <w:marBottom w:val="0"/>
      <w:divBdr>
        <w:top w:val="none" w:sz="0" w:space="0" w:color="auto"/>
        <w:left w:val="none" w:sz="0" w:space="0" w:color="auto"/>
        <w:bottom w:val="none" w:sz="0" w:space="0" w:color="auto"/>
        <w:right w:val="none" w:sz="0" w:space="0" w:color="auto"/>
      </w:divBdr>
    </w:div>
    <w:div w:id="373844897">
      <w:bodyDiv w:val="1"/>
      <w:marLeft w:val="0"/>
      <w:marRight w:val="0"/>
      <w:marTop w:val="0"/>
      <w:marBottom w:val="0"/>
      <w:divBdr>
        <w:top w:val="none" w:sz="0" w:space="0" w:color="auto"/>
        <w:left w:val="none" w:sz="0" w:space="0" w:color="auto"/>
        <w:bottom w:val="none" w:sz="0" w:space="0" w:color="auto"/>
        <w:right w:val="none" w:sz="0" w:space="0" w:color="auto"/>
      </w:divBdr>
    </w:div>
    <w:div w:id="445388215">
      <w:bodyDiv w:val="1"/>
      <w:marLeft w:val="0"/>
      <w:marRight w:val="0"/>
      <w:marTop w:val="0"/>
      <w:marBottom w:val="0"/>
      <w:divBdr>
        <w:top w:val="none" w:sz="0" w:space="0" w:color="auto"/>
        <w:left w:val="none" w:sz="0" w:space="0" w:color="auto"/>
        <w:bottom w:val="none" w:sz="0" w:space="0" w:color="auto"/>
        <w:right w:val="none" w:sz="0" w:space="0" w:color="auto"/>
      </w:divBdr>
    </w:div>
    <w:div w:id="447899317">
      <w:bodyDiv w:val="1"/>
      <w:marLeft w:val="0"/>
      <w:marRight w:val="0"/>
      <w:marTop w:val="0"/>
      <w:marBottom w:val="0"/>
      <w:divBdr>
        <w:top w:val="none" w:sz="0" w:space="0" w:color="auto"/>
        <w:left w:val="none" w:sz="0" w:space="0" w:color="auto"/>
        <w:bottom w:val="none" w:sz="0" w:space="0" w:color="auto"/>
        <w:right w:val="none" w:sz="0" w:space="0" w:color="auto"/>
      </w:divBdr>
    </w:div>
    <w:div w:id="453446953">
      <w:bodyDiv w:val="1"/>
      <w:marLeft w:val="0"/>
      <w:marRight w:val="0"/>
      <w:marTop w:val="0"/>
      <w:marBottom w:val="0"/>
      <w:divBdr>
        <w:top w:val="none" w:sz="0" w:space="0" w:color="auto"/>
        <w:left w:val="none" w:sz="0" w:space="0" w:color="auto"/>
        <w:bottom w:val="none" w:sz="0" w:space="0" w:color="auto"/>
        <w:right w:val="none" w:sz="0" w:space="0" w:color="auto"/>
      </w:divBdr>
      <w:divsChild>
        <w:div w:id="1496451388">
          <w:marLeft w:val="360"/>
          <w:marRight w:val="0"/>
          <w:marTop w:val="200"/>
          <w:marBottom w:val="0"/>
          <w:divBdr>
            <w:top w:val="none" w:sz="0" w:space="0" w:color="auto"/>
            <w:left w:val="none" w:sz="0" w:space="0" w:color="auto"/>
            <w:bottom w:val="none" w:sz="0" w:space="0" w:color="auto"/>
            <w:right w:val="none" w:sz="0" w:space="0" w:color="auto"/>
          </w:divBdr>
        </w:div>
        <w:div w:id="1765373161">
          <w:marLeft w:val="360"/>
          <w:marRight w:val="0"/>
          <w:marTop w:val="200"/>
          <w:marBottom w:val="0"/>
          <w:divBdr>
            <w:top w:val="none" w:sz="0" w:space="0" w:color="auto"/>
            <w:left w:val="none" w:sz="0" w:space="0" w:color="auto"/>
            <w:bottom w:val="none" w:sz="0" w:space="0" w:color="auto"/>
            <w:right w:val="none" w:sz="0" w:space="0" w:color="auto"/>
          </w:divBdr>
        </w:div>
        <w:div w:id="480661940">
          <w:marLeft w:val="360"/>
          <w:marRight w:val="0"/>
          <w:marTop w:val="200"/>
          <w:marBottom w:val="0"/>
          <w:divBdr>
            <w:top w:val="none" w:sz="0" w:space="0" w:color="auto"/>
            <w:left w:val="none" w:sz="0" w:space="0" w:color="auto"/>
            <w:bottom w:val="none" w:sz="0" w:space="0" w:color="auto"/>
            <w:right w:val="none" w:sz="0" w:space="0" w:color="auto"/>
          </w:divBdr>
        </w:div>
        <w:div w:id="2041541716">
          <w:marLeft w:val="360"/>
          <w:marRight w:val="0"/>
          <w:marTop w:val="200"/>
          <w:marBottom w:val="0"/>
          <w:divBdr>
            <w:top w:val="none" w:sz="0" w:space="0" w:color="auto"/>
            <w:left w:val="none" w:sz="0" w:space="0" w:color="auto"/>
            <w:bottom w:val="none" w:sz="0" w:space="0" w:color="auto"/>
            <w:right w:val="none" w:sz="0" w:space="0" w:color="auto"/>
          </w:divBdr>
        </w:div>
        <w:div w:id="291181280">
          <w:marLeft w:val="360"/>
          <w:marRight w:val="0"/>
          <w:marTop w:val="200"/>
          <w:marBottom w:val="0"/>
          <w:divBdr>
            <w:top w:val="none" w:sz="0" w:space="0" w:color="auto"/>
            <w:left w:val="none" w:sz="0" w:space="0" w:color="auto"/>
            <w:bottom w:val="none" w:sz="0" w:space="0" w:color="auto"/>
            <w:right w:val="none" w:sz="0" w:space="0" w:color="auto"/>
          </w:divBdr>
        </w:div>
      </w:divsChild>
    </w:div>
    <w:div w:id="574441162">
      <w:bodyDiv w:val="1"/>
      <w:marLeft w:val="0"/>
      <w:marRight w:val="0"/>
      <w:marTop w:val="0"/>
      <w:marBottom w:val="0"/>
      <w:divBdr>
        <w:top w:val="none" w:sz="0" w:space="0" w:color="auto"/>
        <w:left w:val="none" w:sz="0" w:space="0" w:color="auto"/>
        <w:bottom w:val="none" w:sz="0" w:space="0" w:color="auto"/>
        <w:right w:val="none" w:sz="0" w:space="0" w:color="auto"/>
      </w:divBdr>
    </w:div>
    <w:div w:id="642661142">
      <w:bodyDiv w:val="1"/>
      <w:marLeft w:val="0"/>
      <w:marRight w:val="0"/>
      <w:marTop w:val="0"/>
      <w:marBottom w:val="0"/>
      <w:divBdr>
        <w:top w:val="none" w:sz="0" w:space="0" w:color="auto"/>
        <w:left w:val="none" w:sz="0" w:space="0" w:color="auto"/>
        <w:bottom w:val="none" w:sz="0" w:space="0" w:color="auto"/>
        <w:right w:val="none" w:sz="0" w:space="0" w:color="auto"/>
      </w:divBdr>
      <w:divsChild>
        <w:div w:id="541483170">
          <w:marLeft w:val="360"/>
          <w:marRight w:val="0"/>
          <w:marTop w:val="200"/>
          <w:marBottom w:val="0"/>
          <w:divBdr>
            <w:top w:val="none" w:sz="0" w:space="0" w:color="auto"/>
            <w:left w:val="none" w:sz="0" w:space="0" w:color="auto"/>
            <w:bottom w:val="none" w:sz="0" w:space="0" w:color="auto"/>
            <w:right w:val="none" w:sz="0" w:space="0" w:color="auto"/>
          </w:divBdr>
        </w:div>
        <w:div w:id="1122963826">
          <w:marLeft w:val="360"/>
          <w:marRight w:val="0"/>
          <w:marTop w:val="200"/>
          <w:marBottom w:val="0"/>
          <w:divBdr>
            <w:top w:val="none" w:sz="0" w:space="0" w:color="auto"/>
            <w:left w:val="none" w:sz="0" w:space="0" w:color="auto"/>
            <w:bottom w:val="none" w:sz="0" w:space="0" w:color="auto"/>
            <w:right w:val="none" w:sz="0" w:space="0" w:color="auto"/>
          </w:divBdr>
        </w:div>
        <w:div w:id="2081439876">
          <w:marLeft w:val="360"/>
          <w:marRight w:val="0"/>
          <w:marTop w:val="200"/>
          <w:marBottom w:val="0"/>
          <w:divBdr>
            <w:top w:val="none" w:sz="0" w:space="0" w:color="auto"/>
            <w:left w:val="none" w:sz="0" w:space="0" w:color="auto"/>
            <w:bottom w:val="none" w:sz="0" w:space="0" w:color="auto"/>
            <w:right w:val="none" w:sz="0" w:space="0" w:color="auto"/>
          </w:divBdr>
        </w:div>
      </w:divsChild>
    </w:div>
    <w:div w:id="701713396">
      <w:bodyDiv w:val="1"/>
      <w:marLeft w:val="0"/>
      <w:marRight w:val="0"/>
      <w:marTop w:val="0"/>
      <w:marBottom w:val="0"/>
      <w:divBdr>
        <w:top w:val="none" w:sz="0" w:space="0" w:color="auto"/>
        <w:left w:val="none" w:sz="0" w:space="0" w:color="auto"/>
        <w:bottom w:val="none" w:sz="0" w:space="0" w:color="auto"/>
        <w:right w:val="none" w:sz="0" w:space="0" w:color="auto"/>
      </w:divBdr>
    </w:div>
    <w:div w:id="903416258">
      <w:bodyDiv w:val="1"/>
      <w:marLeft w:val="0"/>
      <w:marRight w:val="0"/>
      <w:marTop w:val="0"/>
      <w:marBottom w:val="0"/>
      <w:divBdr>
        <w:top w:val="none" w:sz="0" w:space="0" w:color="auto"/>
        <w:left w:val="none" w:sz="0" w:space="0" w:color="auto"/>
        <w:bottom w:val="none" w:sz="0" w:space="0" w:color="auto"/>
        <w:right w:val="none" w:sz="0" w:space="0" w:color="auto"/>
      </w:divBdr>
    </w:div>
    <w:div w:id="974455791">
      <w:bodyDiv w:val="1"/>
      <w:marLeft w:val="0"/>
      <w:marRight w:val="0"/>
      <w:marTop w:val="0"/>
      <w:marBottom w:val="0"/>
      <w:divBdr>
        <w:top w:val="none" w:sz="0" w:space="0" w:color="auto"/>
        <w:left w:val="none" w:sz="0" w:space="0" w:color="auto"/>
        <w:bottom w:val="none" w:sz="0" w:space="0" w:color="auto"/>
        <w:right w:val="none" w:sz="0" w:space="0" w:color="auto"/>
      </w:divBdr>
    </w:div>
    <w:div w:id="1107313117">
      <w:bodyDiv w:val="1"/>
      <w:marLeft w:val="0"/>
      <w:marRight w:val="0"/>
      <w:marTop w:val="0"/>
      <w:marBottom w:val="0"/>
      <w:divBdr>
        <w:top w:val="none" w:sz="0" w:space="0" w:color="auto"/>
        <w:left w:val="none" w:sz="0" w:space="0" w:color="auto"/>
        <w:bottom w:val="none" w:sz="0" w:space="0" w:color="auto"/>
        <w:right w:val="none" w:sz="0" w:space="0" w:color="auto"/>
      </w:divBdr>
      <w:divsChild>
        <w:div w:id="413666136">
          <w:marLeft w:val="360"/>
          <w:marRight w:val="0"/>
          <w:marTop w:val="200"/>
          <w:marBottom w:val="0"/>
          <w:divBdr>
            <w:top w:val="none" w:sz="0" w:space="0" w:color="auto"/>
            <w:left w:val="none" w:sz="0" w:space="0" w:color="auto"/>
            <w:bottom w:val="none" w:sz="0" w:space="0" w:color="auto"/>
            <w:right w:val="none" w:sz="0" w:space="0" w:color="auto"/>
          </w:divBdr>
        </w:div>
        <w:div w:id="1865095475">
          <w:marLeft w:val="360"/>
          <w:marRight w:val="0"/>
          <w:marTop w:val="200"/>
          <w:marBottom w:val="0"/>
          <w:divBdr>
            <w:top w:val="none" w:sz="0" w:space="0" w:color="auto"/>
            <w:left w:val="none" w:sz="0" w:space="0" w:color="auto"/>
            <w:bottom w:val="none" w:sz="0" w:space="0" w:color="auto"/>
            <w:right w:val="none" w:sz="0" w:space="0" w:color="auto"/>
          </w:divBdr>
        </w:div>
        <w:div w:id="1602226637">
          <w:marLeft w:val="360"/>
          <w:marRight w:val="0"/>
          <w:marTop w:val="200"/>
          <w:marBottom w:val="0"/>
          <w:divBdr>
            <w:top w:val="none" w:sz="0" w:space="0" w:color="auto"/>
            <w:left w:val="none" w:sz="0" w:space="0" w:color="auto"/>
            <w:bottom w:val="none" w:sz="0" w:space="0" w:color="auto"/>
            <w:right w:val="none" w:sz="0" w:space="0" w:color="auto"/>
          </w:divBdr>
        </w:div>
        <w:div w:id="556667424">
          <w:marLeft w:val="360"/>
          <w:marRight w:val="0"/>
          <w:marTop w:val="200"/>
          <w:marBottom w:val="0"/>
          <w:divBdr>
            <w:top w:val="none" w:sz="0" w:space="0" w:color="auto"/>
            <w:left w:val="none" w:sz="0" w:space="0" w:color="auto"/>
            <w:bottom w:val="none" w:sz="0" w:space="0" w:color="auto"/>
            <w:right w:val="none" w:sz="0" w:space="0" w:color="auto"/>
          </w:divBdr>
        </w:div>
        <w:div w:id="1356426281">
          <w:marLeft w:val="360"/>
          <w:marRight w:val="0"/>
          <w:marTop w:val="200"/>
          <w:marBottom w:val="0"/>
          <w:divBdr>
            <w:top w:val="none" w:sz="0" w:space="0" w:color="auto"/>
            <w:left w:val="none" w:sz="0" w:space="0" w:color="auto"/>
            <w:bottom w:val="none" w:sz="0" w:space="0" w:color="auto"/>
            <w:right w:val="none" w:sz="0" w:space="0" w:color="auto"/>
          </w:divBdr>
        </w:div>
        <w:div w:id="691106659">
          <w:marLeft w:val="360"/>
          <w:marRight w:val="0"/>
          <w:marTop w:val="200"/>
          <w:marBottom w:val="0"/>
          <w:divBdr>
            <w:top w:val="none" w:sz="0" w:space="0" w:color="auto"/>
            <w:left w:val="none" w:sz="0" w:space="0" w:color="auto"/>
            <w:bottom w:val="none" w:sz="0" w:space="0" w:color="auto"/>
            <w:right w:val="none" w:sz="0" w:space="0" w:color="auto"/>
          </w:divBdr>
        </w:div>
        <w:div w:id="556211707">
          <w:marLeft w:val="360"/>
          <w:marRight w:val="0"/>
          <w:marTop w:val="200"/>
          <w:marBottom w:val="0"/>
          <w:divBdr>
            <w:top w:val="none" w:sz="0" w:space="0" w:color="auto"/>
            <w:left w:val="none" w:sz="0" w:space="0" w:color="auto"/>
            <w:bottom w:val="none" w:sz="0" w:space="0" w:color="auto"/>
            <w:right w:val="none" w:sz="0" w:space="0" w:color="auto"/>
          </w:divBdr>
        </w:div>
      </w:divsChild>
    </w:div>
    <w:div w:id="1181360391">
      <w:bodyDiv w:val="1"/>
      <w:marLeft w:val="0"/>
      <w:marRight w:val="0"/>
      <w:marTop w:val="0"/>
      <w:marBottom w:val="0"/>
      <w:divBdr>
        <w:top w:val="none" w:sz="0" w:space="0" w:color="auto"/>
        <w:left w:val="none" w:sz="0" w:space="0" w:color="auto"/>
        <w:bottom w:val="none" w:sz="0" w:space="0" w:color="auto"/>
        <w:right w:val="none" w:sz="0" w:space="0" w:color="auto"/>
      </w:divBdr>
      <w:divsChild>
        <w:div w:id="2127499215">
          <w:marLeft w:val="360"/>
          <w:marRight w:val="0"/>
          <w:marTop w:val="200"/>
          <w:marBottom w:val="0"/>
          <w:divBdr>
            <w:top w:val="none" w:sz="0" w:space="0" w:color="auto"/>
            <w:left w:val="none" w:sz="0" w:space="0" w:color="auto"/>
            <w:bottom w:val="none" w:sz="0" w:space="0" w:color="auto"/>
            <w:right w:val="none" w:sz="0" w:space="0" w:color="auto"/>
          </w:divBdr>
        </w:div>
        <w:div w:id="1282767132">
          <w:marLeft w:val="360"/>
          <w:marRight w:val="0"/>
          <w:marTop w:val="200"/>
          <w:marBottom w:val="0"/>
          <w:divBdr>
            <w:top w:val="none" w:sz="0" w:space="0" w:color="auto"/>
            <w:left w:val="none" w:sz="0" w:space="0" w:color="auto"/>
            <w:bottom w:val="none" w:sz="0" w:space="0" w:color="auto"/>
            <w:right w:val="none" w:sz="0" w:space="0" w:color="auto"/>
          </w:divBdr>
        </w:div>
        <w:div w:id="127548928">
          <w:marLeft w:val="360"/>
          <w:marRight w:val="0"/>
          <w:marTop w:val="200"/>
          <w:marBottom w:val="0"/>
          <w:divBdr>
            <w:top w:val="none" w:sz="0" w:space="0" w:color="auto"/>
            <w:left w:val="none" w:sz="0" w:space="0" w:color="auto"/>
            <w:bottom w:val="none" w:sz="0" w:space="0" w:color="auto"/>
            <w:right w:val="none" w:sz="0" w:space="0" w:color="auto"/>
          </w:divBdr>
        </w:div>
        <w:div w:id="841317175">
          <w:marLeft w:val="360"/>
          <w:marRight w:val="0"/>
          <w:marTop w:val="200"/>
          <w:marBottom w:val="0"/>
          <w:divBdr>
            <w:top w:val="none" w:sz="0" w:space="0" w:color="auto"/>
            <w:left w:val="none" w:sz="0" w:space="0" w:color="auto"/>
            <w:bottom w:val="none" w:sz="0" w:space="0" w:color="auto"/>
            <w:right w:val="none" w:sz="0" w:space="0" w:color="auto"/>
          </w:divBdr>
        </w:div>
        <w:div w:id="1305693487">
          <w:marLeft w:val="360"/>
          <w:marRight w:val="0"/>
          <w:marTop w:val="200"/>
          <w:marBottom w:val="0"/>
          <w:divBdr>
            <w:top w:val="none" w:sz="0" w:space="0" w:color="auto"/>
            <w:left w:val="none" w:sz="0" w:space="0" w:color="auto"/>
            <w:bottom w:val="none" w:sz="0" w:space="0" w:color="auto"/>
            <w:right w:val="none" w:sz="0" w:space="0" w:color="auto"/>
          </w:divBdr>
        </w:div>
        <w:div w:id="1092701399">
          <w:marLeft w:val="360"/>
          <w:marRight w:val="0"/>
          <w:marTop w:val="200"/>
          <w:marBottom w:val="0"/>
          <w:divBdr>
            <w:top w:val="none" w:sz="0" w:space="0" w:color="auto"/>
            <w:left w:val="none" w:sz="0" w:space="0" w:color="auto"/>
            <w:bottom w:val="none" w:sz="0" w:space="0" w:color="auto"/>
            <w:right w:val="none" w:sz="0" w:space="0" w:color="auto"/>
          </w:divBdr>
        </w:div>
        <w:div w:id="1571422796">
          <w:marLeft w:val="360"/>
          <w:marRight w:val="0"/>
          <w:marTop w:val="200"/>
          <w:marBottom w:val="0"/>
          <w:divBdr>
            <w:top w:val="none" w:sz="0" w:space="0" w:color="auto"/>
            <w:left w:val="none" w:sz="0" w:space="0" w:color="auto"/>
            <w:bottom w:val="none" w:sz="0" w:space="0" w:color="auto"/>
            <w:right w:val="none" w:sz="0" w:space="0" w:color="auto"/>
          </w:divBdr>
        </w:div>
        <w:div w:id="24907370">
          <w:marLeft w:val="360"/>
          <w:marRight w:val="0"/>
          <w:marTop w:val="200"/>
          <w:marBottom w:val="0"/>
          <w:divBdr>
            <w:top w:val="none" w:sz="0" w:space="0" w:color="auto"/>
            <w:left w:val="none" w:sz="0" w:space="0" w:color="auto"/>
            <w:bottom w:val="none" w:sz="0" w:space="0" w:color="auto"/>
            <w:right w:val="none" w:sz="0" w:space="0" w:color="auto"/>
          </w:divBdr>
        </w:div>
        <w:div w:id="469203531">
          <w:marLeft w:val="360"/>
          <w:marRight w:val="0"/>
          <w:marTop w:val="200"/>
          <w:marBottom w:val="0"/>
          <w:divBdr>
            <w:top w:val="none" w:sz="0" w:space="0" w:color="auto"/>
            <w:left w:val="none" w:sz="0" w:space="0" w:color="auto"/>
            <w:bottom w:val="none" w:sz="0" w:space="0" w:color="auto"/>
            <w:right w:val="none" w:sz="0" w:space="0" w:color="auto"/>
          </w:divBdr>
        </w:div>
        <w:div w:id="610403675">
          <w:marLeft w:val="360"/>
          <w:marRight w:val="0"/>
          <w:marTop w:val="200"/>
          <w:marBottom w:val="0"/>
          <w:divBdr>
            <w:top w:val="none" w:sz="0" w:space="0" w:color="auto"/>
            <w:left w:val="none" w:sz="0" w:space="0" w:color="auto"/>
            <w:bottom w:val="none" w:sz="0" w:space="0" w:color="auto"/>
            <w:right w:val="none" w:sz="0" w:space="0" w:color="auto"/>
          </w:divBdr>
        </w:div>
        <w:div w:id="1201086085">
          <w:marLeft w:val="360"/>
          <w:marRight w:val="0"/>
          <w:marTop w:val="200"/>
          <w:marBottom w:val="0"/>
          <w:divBdr>
            <w:top w:val="none" w:sz="0" w:space="0" w:color="auto"/>
            <w:left w:val="none" w:sz="0" w:space="0" w:color="auto"/>
            <w:bottom w:val="none" w:sz="0" w:space="0" w:color="auto"/>
            <w:right w:val="none" w:sz="0" w:space="0" w:color="auto"/>
          </w:divBdr>
        </w:div>
        <w:div w:id="1268152410">
          <w:marLeft w:val="360"/>
          <w:marRight w:val="0"/>
          <w:marTop w:val="200"/>
          <w:marBottom w:val="0"/>
          <w:divBdr>
            <w:top w:val="none" w:sz="0" w:space="0" w:color="auto"/>
            <w:left w:val="none" w:sz="0" w:space="0" w:color="auto"/>
            <w:bottom w:val="none" w:sz="0" w:space="0" w:color="auto"/>
            <w:right w:val="none" w:sz="0" w:space="0" w:color="auto"/>
          </w:divBdr>
        </w:div>
      </w:divsChild>
    </w:div>
    <w:div w:id="1191380842">
      <w:bodyDiv w:val="1"/>
      <w:marLeft w:val="0"/>
      <w:marRight w:val="0"/>
      <w:marTop w:val="0"/>
      <w:marBottom w:val="0"/>
      <w:divBdr>
        <w:top w:val="none" w:sz="0" w:space="0" w:color="auto"/>
        <w:left w:val="none" w:sz="0" w:space="0" w:color="auto"/>
        <w:bottom w:val="none" w:sz="0" w:space="0" w:color="auto"/>
        <w:right w:val="none" w:sz="0" w:space="0" w:color="auto"/>
      </w:divBdr>
      <w:divsChild>
        <w:div w:id="1223253200">
          <w:marLeft w:val="360"/>
          <w:marRight w:val="0"/>
          <w:marTop w:val="200"/>
          <w:marBottom w:val="0"/>
          <w:divBdr>
            <w:top w:val="none" w:sz="0" w:space="0" w:color="auto"/>
            <w:left w:val="none" w:sz="0" w:space="0" w:color="auto"/>
            <w:bottom w:val="none" w:sz="0" w:space="0" w:color="auto"/>
            <w:right w:val="none" w:sz="0" w:space="0" w:color="auto"/>
          </w:divBdr>
        </w:div>
        <w:div w:id="1549225536">
          <w:marLeft w:val="360"/>
          <w:marRight w:val="0"/>
          <w:marTop w:val="200"/>
          <w:marBottom w:val="0"/>
          <w:divBdr>
            <w:top w:val="none" w:sz="0" w:space="0" w:color="auto"/>
            <w:left w:val="none" w:sz="0" w:space="0" w:color="auto"/>
            <w:bottom w:val="none" w:sz="0" w:space="0" w:color="auto"/>
            <w:right w:val="none" w:sz="0" w:space="0" w:color="auto"/>
          </w:divBdr>
        </w:div>
        <w:div w:id="388188868">
          <w:marLeft w:val="360"/>
          <w:marRight w:val="0"/>
          <w:marTop w:val="200"/>
          <w:marBottom w:val="0"/>
          <w:divBdr>
            <w:top w:val="none" w:sz="0" w:space="0" w:color="auto"/>
            <w:left w:val="none" w:sz="0" w:space="0" w:color="auto"/>
            <w:bottom w:val="none" w:sz="0" w:space="0" w:color="auto"/>
            <w:right w:val="none" w:sz="0" w:space="0" w:color="auto"/>
          </w:divBdr>
        </w:div>
        <w:div w:id="1502352396">
          <w:marLeft w:val="360"/>
          <w:marRight w:val="0"/>
          <w:marTop w:val="200"/>
          <w:marBottom w:val="0"/>
          <w:divBdr>
            <w:top w:val="none" w:sz="0" w:space="0" w:color="auto"/>
            <w:left w:val="none" w:sz="0" w:space="0" w:color="auto"/>
            <w:bottom w:val="none" w:sz="0" w:space="0" w:color="auto"/>
            <w:right w:val="none" w:sz="0" w:space="0" w:color="auto"/>
          </w:divBdr>
        </w:div>
        <w:div w:id="1387947658">
          <w:marLeft w:val="360"/>
          <w:marRight w:val="0"/>
          <w:marTop w:val="200"/>
          <w:marBottom w:val="0"/>
          <w:divBdr>
            <w:top w:val="none" w:sz="0" w:space="0" w:color="auto"/>
            <w:left w:val="none" w:sz="0" w:space="0" w:color="auto"/>
            <w:bottom w:val="none" w:sz="0" w:space="0" w:color="auto"/>
            <w:right w:val="none" w:sz="0" w:space="0" w:color="auto"/>
          </w:divBdr>
        </w:div>
        <w:div w:id="1764522887">
          <w:marLeft w:val="360"/>
          <w:marRight w:val="0"/>
          <w:marTop w:val="200"/>
          <w:marBottom w:val="0"/>
          <w:divBdr>
            <w:top w:val="none" w:sz="0" w:space="0" w:color="auto"/>
            <w:left w:val="none" w:sz="0" w:space="0" w:color="auto"/>
            <w:bottom w:val="none" w:sz="0" w:space="0" w:color="auto"/>
            <w:right w:val="none" w:sz="0" w:space="0" w:color="auto"/>
          </w:divBdr>
        </w:div>
        <w:div w:id="1159271707">
          <w:marLeft w:val="360"/>
          <w:marRight w:val="0"/>
          <w:marTop w:val="200"/>
          <w:marBottom w:val="0"/>
          <w:divBdr>
            <w:top w:val="none" w:sz="0" w:space="0" w:color="auto"/>
            <w:left w:val="none" w:sz="0" w:space="0" w:color="auto"/>
            <w:bottom w:val="none" w:sz="0" w:space="0" w:color="auto"/>
            <w:right w:val="none" w:sz="0" w:space="0" w:color="auto"/>
          </w:divBdr>
        </w:div>
      </w:divsChild>
    </w:div>
    <w:div w:id="1279795521">
      <w:bodyDiv w:val="1"/>
      <w:marLeft w:val="0"/>
      <w:marRight w:val="0"/>
      <w:marTop w:val="0"/>
      <w:marBottom w:val="0"/>
      <w:divBdr>
        <w:top w:val="none" w:sz="0" w:space="0" w:color="auto"/>
        <w:left w:val="none" w:sz="0" w:space="0" w:color="auto"/>
        <w:bottom w:val="none" w:sz="0" w:space="0" w:color="auto"/>
        <w:right w:val="none" w:sz="0" w:space="0" w:color="auto"/>
      </w:divBdr>
    </w:div>
    <w:div w:id="1339623718">
      <w:bodyDiv w:val="1"/>
      <w:marLeft w:val="0"/>
      <w:marRight w:val="0"/>
      <w:marTop w:val="0"/>
      <w:marBottom w:val="0"/>
      <w:divBdr>
        <w:top w:val="none" w:sz="0" w:space="0" w:color="auto"/>
        <w:left w:val="none" w:sz="0" w:space="0" w:color="auto"/>
        <w:bottom w:val="none" w:sz="0" w:space="0" w:color="auto"/>
        <w:right w:val="none" w:sz="0" w:space="0" w:color="auto"/>
      </w:divBdr>
      <w:divsChild>
        <w:div w:id="1022049710">
          <w:marLeft w:val="360"/>
          <w:marRight w:val="0"/>
          <w:marTop w:val="200"/>
          <w:marBottom w:val="0"/>
          <w:divBdr>
            <w:top w:val="none" w:sz="0" w:space="0" w:color="auto"/>
            <w:left w:val="none" w:sz="0" w:space="0" w:color="auto"/>
            <w:bottom w:val="none" w:sz="0" w:space="0" w:color="auto"/>
            <w:right w:val="none" w:sz="0" w:space="0" w:color="auto"/>
          </w:divBdr>
        </w:div>
        <w:div w:id="1078213502">
          <w:marLeft w:val="360"/>
          <w:marRight w:val="0"/>
          <w:marTop w:val="200"/>
          <w:marBottom w:val="0"/>
          <w:divBdr>
            <w:top w:val="none" w:sz="0" w:space="0" w:color="auto"/>
            <w:left w:val="none" w:sz="0" w:space="0" w:color="auto"/>
            <w:bottom w:val="none" w:sz="0" w:space="0" w:color="auto"/>
            <w:right w:val="none" w:sz="0" w:space="0" w:color="auto"/>
          </w:divBdr>
        </w:div>
        <w:div w:id="740098245">
          <w:marLeft w:val="360"/>
          <w:marRight w:val="0"/>
          <w:marTop w:val="200"/>
          <w:marBottom w:val="0"/>
          <w:divBdr>
            <w:top w:val="none" w:sz="0" w:space="0" w:color="auto"/>
            <w:left w:val="none" w:sz="0" w:space="0" w:color="auto"/>
            <w:bottom w:val="none" w:sz="0" w:space="0" w:color="auto"/>
            <w:right w:val="none" w:sz="0" w:space="0" w:color="auto"/>
          </w:divBdr>
        </w:div>
        <w:div w:id="1151943226">
          <w:marLeft w:val="360"/>
          <w:marRight w:val="0"/>
          <w:marTop w:val="200"/>
          <w:marBottom w:val="0"/>
          <w:divBdr>
            <w:top w:val="none" w:sz="0" w:space="0" w:color="auto"/>
            <w:left w:val="none" w:sz="0" w:space="0" w:color="auto"/>
            <w:bottom w:val="none" w:sz="0" w:space="0" w:color="auto"/>
            <w:right w:val="none" w:sz="0" w:space="0" w:color="auto"/>
          </w:divBdr>
        </w:div>
      </w:divsChild>
    </w:div>
    <w:div w:id="1364818879">
      <w:bodyDiv w:val="1"/>
      <w:marLeft w:val="0"/>
      <w:marRight w:val="0"/>
      <w:marTop w:val="0"/>
      <w:marBottom w:val="0"/>
      <w:divBdr>
        <w:top w:val="none" w:sz="0" w:space="0" w:color="auto"/>
        <w:left w:val="none" w:sz="0" w:space="0" w:color="auto"/>
        <w:bottom w:val="none" w:sz="0" w:space="0" w:color="auto"/>
        <w:right w:val="none" w:sz="0" w:space="0" w:color="auto"/>
      </w:divBdr>
    </w:div>
    <w:div w:id="1448045055">
      <w:bodyDiv w:val="1"/>
      <w:marLeft w:val="0"/>
      <w:marRight w:val="0"/>
      <w:marTop w:val="0"/>
      <w:marBottom w:val="0"/>
      <w:divBdr>
        <w:top w:val="none" w:sz="0" w:space="0" w:color="auto"/>
        <w:left w:val="none" w:sz="0" w:space="0" w:color="auto"/>
        <w:bottom w:val="none" w:sz="0" w:space="0" w:color="auto"/>
        <w:right w:val="none" w:sz="0" w:space="0" w:color="auto"/>
      </w:divBdr>
      <w:divsChild>
        <w:div w:id="558050436">
          <w:marLeft w:val="360"/>
          <w:marRight w:val="0"/>
          <w:marTop w:val="200"/>
          <w:marBottom w:val="0"/>
          <w:divBdr>
            <w:top w:val="none" w:sz="0" w:space="0" w:color="auto"/>
            <w:left w:val="none" w:sz="0" w:space="0" w:color="auto"/>
            <w:bottom w:val="none" w:sz="0" w:space="0" w:color="auto"/>
            <w:right w:val="none" w:sz="0" w:space="0" w:color="auto"/>
          </w:divBdr>
        </w:div>
        <w:div w:id="2134785111">
          <w:marLeft w:val="360"/>
          <w:marRight w:val="0"/>
          <w:marTop w:val="200"/>
          <w:marBottom w:val="0"/>
          <w:divBdr>
            <w:top w:val="none" w:sz="0" w:space="0" w:color="auto"/>
            <w:left w:val="none" w:sz="0" w:space="0" w:color="auto"/>
            <w:bottom w:val="none" w:sz="0" w:space="0" w:color="auto"/>
            <w:right w:val="none" w:sz="0" w:space="0" w:color="auto"/>
          </w:divBdr>
        </w:div>
        <w:div w:id="748624443">
          <w:marLeft w:val="360"/>
          <w:marRight w:val="0"/>
          <w:marTop w:val="200"/>
          <w:marBottom w:val="0"/>
          <w:divBdr>
            <w:top w:val="none" w:sz="0" w:space="0" w:color="auto"/>
            <w:left w:val="none" w:sz="0" w:space="0" w:color="auto"/>
            <w:bottom w:val="none" w:sz="0" w:space="0" w:color="auto"/>
            <w:right w:val="none" w:sz="0" w:space="0" w:color="auto"/>
          </w:divBdr>
        </w:div>
      </w:divsChild>
    </w:div>
    <w:div w:id="1475027125">
      <w:bodyDiv w:val="1"/>
      <w:marLeft w:val="0"/>
      <w:marRight w:val="0"/>
      <w:marTop w:val="0"/>
      <w:marBottom w:val="0"/>
      <w:divBdr>
        <w:top w:val="none" w:sz="0" w:space="0" w:color="auto"/>
        <w:left w:val="none" w:sz="0" w:space="0" w:color="auto"/>
        <w:bottom w:val="none" w:sz="0" w:space="0" w:color="auto"/>
        <w:right w:val="none" w:sz="0" w:space="0" w:color="auto"/>
      </w:divBdr>
      <w:divsChild>
        <w:div w:id="1799569382">
          <w:marLeft w:val="360"/>
          <w:marRight w:val="0"/>
          <w:marTop w:val="200"/>
          <w:marBottom w:val="0"/>
          <w:divBdr>
            <w:top w:val="none" w:sz="0" w:space="0" w:color="auto"/>
            <w:left w:val="none" w:sz="0" w:space="0" w:color="auto"/>
            <w:bottom w:val="none" w:sz="0" w:space="0" w:color="auto"/>
            <w:right w:val="none" w:sz="0" w:space="0" w:color="auto"/>
          </w:divBdr>
        </w:div>
        <w:div w:id="1048457610">
          <w:marLeft w:val="360"/>
          <w:marRight w:val="0"/>
          <w:marTop w:val="200"/>
          <w:marBottom w:val="0"/>
          <w:divBdr>
            <w:top w:val="none" w:sz="0" w:space="0" w:color="auto"/>
            <w:left w:val="none" w:sz="0" w:space="0" w:color="auto"/>
            <w:bottom w:val="none" w:sz="0" w:space="0" w:color="auto"/>
            <w:right w:val="none" w:sz="0" w:space="0" w:color="auto"/>
          </w:divBdr>
        </w:div>
        <w:div w:id="1844707809">
          <w:marLeft w:val="360"/>
          <w:marRight w:val="0"/>
          <w:marTop w:val="200"/>
          <w:marBottom w:val="0"/>
          <w:divBdr>
            <w:top w:val="none" w:sz="0" w:space="0" w:color="auto"/>
            <w:left w:val="none" w:sz="0" w:space="0" w:color="auto"/>
            <w:bottom w:val="none" w:sz="0" w:space="0" w:color="auto"/>
            <w:right w:val="none" w:sz="0" w:space="0" w:color="auto"/>
          </w:divBdr>
        </w:div>
        <w:div w:id="81075785">
          <w:marLeft w:val="360"/>
          <w:marRight w:val="0"/>
          <w:marTop w:val="200"/>
          <w:marBottom w:val="0"/>
          <w:divBdr>
            <w:top w:val="none" w:sz="0" w:space="0" w:color="auto"/>
            <w:left w:val="none" w:sz="0" w:space="0" w:color="auto"/>
            <w:bottom w:val="none" w:sz="0" w:space="0" w:color="auto"/>
            <w:right w:val="none" w:sz="0" w:space="0" w:color="auto"/>
          </w:divBdr>
        </w:div>
        <w:div w:id="1507016744">
          <w:marLeft w:val="360"/>
          <w:marRight w:val="0"/>
          <w:marTop w:val="200"/>
          <w:marBottom w:val="0"/>
          <w:divBdr>
            <w:top w:val="none" w:sz="0" w:space="0" w:color="auto"/>
            <w:left w:val="none" w:sz="0" w:space="0" w:color="auto"/>
            <w:bottom w:val="none" w:sz="0" w:space="0" w:color="auto"/>
            <w:right w:val="none" w:sz="0" w:space="0" w:color="auto"/>
          </w:divBdr>
        </w:div>
      </w:divsChild>
    </w:div>
    <w:div w:id="1549878210">
      <w:bodyDiv w:val="1"/>
      <w:marLeft w:val="0"/>
      <w:marRight w:val="0"/>
      <w:marTop w:val="0"/>
      <w:marBottom w:val="0"/>
      <w:divBdr>
        <w:top w:val="none" w:sz="0" w:space="0" w:color="auto"/>
        <w:left w:val="none" w:sz="0" w:space="0" w:color="auto"/>
        <w:bottom w:val="none" w:sz="0" w:space="0" w:color="auto"/>
        <w:right w:val="none" w:sz="0" w:space="0" w:color="auto"/>
      </w:divBdr>
      <w:divsChild>
        <w:div w:id="1627614611">
          <w:marLeft w:val="360"/>
          <w:marRight w:val="0"/>
          <w:marTop w:val="200"/>
          <w:marBottom w:val="0"/>
          <w:divBdr>
            <w:top w:val="none" w:sz="0" w:space="0" w:color="auto"/>
            <w:left w:val="none" w:sz="0" w:space="0" w:color="auto"/>
            <w:bottom w:val="none" w:sz="0" w:space="0" w:color="auto"/>
            <w:right w:val="none" w:sz="0" w:space="0" w:color="auto"/>
          </w:divBdr>
        </w:div>
        <w:div w:id="1418139922">
          <w:marLeft w:val="1080"/>
          <w:marRight w:val="0"/>
          <w:marTop w:val="100"/>
          <w:marBottom w:val="0"/>
          <w:divBdr>
            <w:top w:val="none" w:sz="0" w:space="0" w:color="auto"/>
            <w:left w:val="none" w:sz="0" w:space="0" w:color="auto"/>
            <w:bottom w:val="none" w:sz="0" w:space="0" w:color="auto"/>
            <w:right w:val="none" w:sz="0" w:space="0" w:color="auto"/>
          </w:divBdr>
        </w:div>
        <w:div w:id="2116248483">
          <w:marLeft w:val="1080"/>
          <w:marRight w:val="0"/>
          <w:marTop w:val="100"/>
          <w:marBottom w:val="0"/>
          <w:divBdr>
            <w:top w:val="none" w:sz="0" w:space="0" w:color="auto"/>
            <w:left w:val="none" w:sz="0" w:space="0" w:color="auto"/>
            <w:bottom w:val="none" w:sz="0" w:space="0" w:color="auto"/>
            <w:right w:val="none" w:sz="0" w:space="0" w:color="auto"/>
          </w:divBdr>
        </w:div>
        <w:div w:id="1091855495">
          <w:marLeft w:val="1080"/>
          <w:marRight w:val="0"/>
          <w:marTop w:val="100"/>
          <w:marBottom w:val="0"/>
          <w:divBdr>
            <w:top w:val="none" w:sz="0" w:space="0" w:color="auto"/>
            <w:left w:val="none" w:sz="0" w:space="0" w:color="auto"/>
            <w:bottom w:val="none" w:sz="0" w:space="0" w:color="auto"/>
            <w:right w:val="none" w:sz="0" w:space="0" w:color="auto"/>
          </w:divBdr>
        </w:div>
        <w:div w:id="1028601135">
          <w:marLeft w:val="1080"/>
          <w:marRight w:val="0"/>
          <w:marTop w:val="100"/>
          <w:marBottom w:val="0"/>
          <w:divBdr>
            <w:top w:val="none" w:sz="0" w:space="0" w:color="auto"/>
            <w:left w:val="none" w:sz="0" w:space="0" w:color="auto"/>
            <w:bottom w:val="none" w:sz="0" w:space="0" w:color="auto"/>
            <w:right w:val="none" w:sz="0" w:space="0" w:color="auto"/>
          </w:divBdr>
        </w:div>
        <w:div w:id="904952559">
          <w:marLeft w:val="360"/>
          <w:marRight w:val="0"/>
          <w:marTop w:val="200"/>
          <w:marBottom w:val="0"/>
          <w:divBdr>
            <w:top w:val="none" w:sz="0" w:space="0" w:color="auto"/>
            <w:left w:val="none" w:sz="0" w:space="0" w:color="auto"/>
            <w:bottom w:val="none" w:sz="0" w:space="0" w:color="auto"/>
            <w:right w:val="none" w:sz="0" w:space="0" w:color="auto"/>
          </w:divBdr>
        </w:div>
        <w:div w:id="2034333867">
          <w:marLeft w:val="360"/>
          <w:marRight w:val="0"/>
          <w:marTop w:val="200"/>
          <w:marBottom w:val="0"/>
          <w:divBdr>
            <w:top w:val="none" w:sz="0" w:space="0" w:color="auto"/>
            <w:left w:val="none" w:sz="0" w:space="0" w:color="auto"/>
            <w:bottom w:val="none" w:sz="0" w:space="0" w:color="auto"/>
            <w:right w:val="none" w:sz="0" w:space="0" w:color="auto"/>
          </w:divBdr>
        </w:div>
      </w:divsChild>
    </w:div>
    <w:div w:id="1564559660">
      <w:bodyDiv w:val="1"/>
      <w:marLeft w:val="0"/>
      <w:marRight w:val="0"/>
      <w:marTop w:val="0"/>
      <w:marBottom w:val="0"/>
      <w:divBdr>
        <w:top w:val="none" w:sz="0" w:space="0" w:color="auto"/>
        <w:left w:val="none" w:sz="0" w:space="0" w:color="auto"/>
        <w:bottom w:val="none" w:sz="0" w:space="0" w:color="auto"/>
        <w:right w:val="none" w:sz="0" w:space="0" w:color="auto"/>
      </w:divBdr>
    </w:div>
    <w:div w:id="1585534950">
      <w:bodyDiv w:val="1"/>
      <w:marLeft w:val="0"/>
      <w:marRight w:val="0"/>
      <w:marTop w:val="0"/>
      <w:marBottom w:val="0"/>
      <w:divBdr>
        <w:top w:val="none" w:sz="0" w:space="0" w:color="auto"/>
        <w:left w:val="none" w:sz="0" w:space="0" w:color="auto"/>
        <w:bottom w:val="none" w:sz="0" w:space="0" w:color="auto"/>
        <w:right w:val="none" w:sz="0" w:space="0" w:color="auto"/>
      </w:divBdr>
      <w:divsChild>
        <w:div w:id="296498871">
          <w:marLeft w:val="360"/>
          <w:marRight w:val="0"/>
          <w:marTop w:val="200"/>
          <w:marBottom w:val="0"/>
          <w:divBdr>
            <w:top w:val="none" w:sz="0" w:space="0" w:color="auto"/>
            <w:left w:val="none" w:sz="0" w:space="0" w:color="auto"/>
            <w:bottom w:val="none" w:sz="0" w:space="0" w:color="auto"/>
            <w:right w:val="none" w:sz="0" w:space="0" w:color="auto"/>
          </w:divBdr>
        </w:div>
        <w:div w:id="790171504">
          <w:marLeft w:val="360"/>
          <w:marRight w:val="0"/>
          <w:marTop w:val="200"/>
          <w:marBottom w:val="0"/>
          <w:divBdr>
            <w:top w:val="none" w:sz="0" w:space="0" w:color="auto"/>
            <w:left w:val="none" w:sz="0" w:space="0" w:color="auto"/>
            <w:bottom w:val="none" w:sz="0" w:space="0" w:color="auto"/>
            <w:right w:val="none" w:sz="0" w:space="0" w:color="auto"/>
          </w:divBdr>
        </w:div>
        <w:div w:id="1924803506">
          <w:marLeft w:val="360"/>
          <w:marRight w:val="0"/>
          <w:marTop w:val="200"/>
          <w:marBottom w:val="0"/>
          <w:divBdr>
            <w:top w:val="none" w:sz="0" w:space="0" w:color="auto"/>
            <w:left w:val="none" w:sz="0" w:space="0" w:color="auto"/>
            <w:bottom w:val="none" w:sz="0" w:space="0" w:color="auto"/>
            <w:right w:val="none" w:sz="0" w:space="0" w:color="auto"/>
          </w:divBdr>
        </w:div>
        <w:div w:id="741562523">
          <w:marLeft w:val="360"/>
          <w:marRight w:val="0"/>
          <w:marTop w:val="200"/>
          <w:marBottom w:val="0"/>
          <w:divBdr>
            <w:top w:val="none" w:sz="0" w:space="0" w:color="auto"/>
            <w:left w:val="none" w:sz="0" w:space="0" w:color="auto"/>
            <w:bottom w:val="none" w:sz="0" w:space="0" w:color="auto"/>
            <w:right w:val="none" w:sz="0" w:space="0" w:color="auto"/>
          </w:divBdr>
        </w:div>
      </w:divsChild>
    </w:div>
    <w:div w:id="1620336661">
      <w:bodyDiv w:val="1"/>
      <w:marLeft w:val="0"/>
      <w:marRight w:val="0"/>
      <w:marTop w:val="0"/>
      <w:marBottom w:val="0"/>
      <w:divBdr>
        <w:top w:val="none" w:sz="0" w:space="0" w:color="auto"/>
        <w:left w:val="none" w:sz="0" w:space="0" w:color="auto"/>
        <w:bottom w:val="none" w:sz="0" w:space="0" w:color="auto"/>
        <w:right w:val="none" w:sz="0" w:space="0" w:color="auto"/>
      </w:divBdr>
      <w:divsChild>
        <w:div w:id="1653212324">
          <w:marLeft w:val="360"/>
          <w:marRight w:val="0"/>
          <w:marTop w:val="200"/>
          <w:marBottom w:val="0"/>
          <w:divBdr>
            <w:top w:val="none" w:sz="0" w:space="0" w:color="auto"/>
            <w:left w:val="none" w:sz="0" w:space="0" w:color="auto"/>
            <w:bottom w:val="none" w:sz="0" w:space="0" w:color="auto"/>
            <w:right w:val="none" w:sz="0" w:space="0" w:color="auto"/>
          </w:divBdr>
        </w:div>
        <w:div w:id="459112056">
          <w:marLeft w:val="360"/>
          <w:marRight w:val="0"/>
          <w:marTop w:val="200"/>
          <w:marBottom w:val="0"/>
          <w:divBdr>
            <w:top w:val="none" w:sz="0" w:space="0" w:color="auto"/>
            <w:left w:val="none" w:sz="0" w:space="0" w:color="auto"/>
            <w:bottom w:val="none" w:sz="0" w:space="0" w:color="auto"/>
            <w:right w:val="none" w:sz="0" w:space="0" w:color="auto"/>
          </w:divBdr>
        </w:div>
        <w:div w:id="1759018711">
          <w:marLeft w:val="360"/>
          <w:marRight w:val="0"/>
          <w:marTop w:val="200"/>
          <w:marBottom w:val="0"/>
          <w:divBdr>
            <w:top w:val="none" w:sz="0" w:space="0" w:color="auto"/>
            <w:left w:val="none" w:sz="0" w:space="0" w:color="auto"/>
            <w:bottom w:val="none" w:sz="0" w:space="0" w:color="auto"/>
            <w:right w:val="none" w:sz="0" w:space="0" w:color="auto"/>
          </w:divBdr>
        </w:div>
        <w:div w:id="178979358">
          <w:marLeft w:val="360"/>
          <w:marRight w:val="0"/>
          <w:marTop w:val="200"/>
          <w:marBottom w:val="0"/>
          <w:divBdr>
            <w:top w:val="none" w:sz="0" w:space="0" w:color="auto"/>
            <w:left w:val="none" w:sz="0" w:space="0" w:color="auto"/>
            <w:bottom w:val="none" w:sz="0" w:space="0" w:color="auto"/>
            <w:right w:val="none" w:sz="0" w:space="0" w:color="auto"/>
          </w:divBdr>
        </w:div>
        <w:div w:id="655185180">
          <w:marLeft w:val="360"/>
          <w:marRight w:val="0"/>
          <w:marTop w:val="200"/>
          <w:marBottom w:val="0"/>
          <w:divBdr>
            <w:top w:val="none" w:sz="0" w:space="0" w:color="auto"/>
            <w:left w:val="none" w:sz="0" w:space="0" w:color="auto"/>
            <w:bottom w:val="none" w:sz="0" w:space="0" w:color="auto"/>
            <w:right w:val="none" w:sz="0" w:space="0" w:color="auto"/>
          </w:divBdr>
        </w:div>
        <w:div w:id="1033461618">
          <w:marLeft w:val="360"/>
          <w:marRight w:val="0"/>
          <w:marTop w:val="200"/>
          <w:marBottom w:val="0"/>
          <w:divBdr>
            <w:top w:val="none" w:sz="0" w:space="0" w:color="auto"/>
            <w:left w:val="none" w:sz="0" w:space="0" w:color="auto"/>
            <w:bottom w:val="none" w:sz="0" w:space="0" w:color="auto"/>
            <w:right w:val="none" w:sz="0" w:space="0" w:color="auto"/>
          </w:divBdr>
        </w:div>
        <w:div w:id="38942480">
          <w:marLeft w:val="360"/>
          <w:marRight w:val="0"/>
          <w:marTop w:val="200"/>
          <w:marBottom w:val="0"/>
          <w:divBdr>
            <w:top w:val="none" w:sz="0" w:space="0" w:color="auto"/>
            <w:left w:val="none" w:sz="0" w:space="0" w:color="auto"/>
            <w:bottom w:val="none" w:sz="0" w:space="0" w:color="auto"/>
            <w:right w:val="none" w:sz="0" w:space="0" w:color="auto"/>
          </w:divBdr>
        </w:div>
        <w:div w:id="1906406151">
          <w:marLeft w:val="360"/>
          <w:marRight w:val="0"/>
          <w:marTop w:val="200"/>
          <w:marBottom w:val="0"/>
          <w:divBdr>
            <w:top w:val="none" w:sz="0" w:space="0" w:color="auto"/>
            <w:left w:val="none" w:sz="0" w:space="0" w:color="auto"/>
            <w:bottom w:val="none" w:sz="0" w:space="0" w:color="auto"/>
            <w:right w:val="none" w:sz="0" w:space="0" w:color="auto"/>
          </w:divBdr>
        </w:div>
        <w:div w:id="1969822985">
          <w:marLeft w:val="360"/>
          <w:marRight w:val="0"/>
          <w:marTop w:val="200"/>
          <w:marBottom w:val="0"/>
          <w:divBdr>
            <w:top w:val="none" w:sz="0" w:space="0" w:color="auto"/>
            <w:left w:val="none" w:sz="0" w:space="0" w:color="auto"/>
            <w:bottom w:val="none" w:sz="0" w:space="0" w:color="auto"/>
            <w:right w:val="none" w:sz="0" w:space="0" w:color="auto"/>
          </w:divBdr>
        </w:div>
      </w:divsChild>
    </w:div>
    <w:div w:id="1769157243">
      <w:bodyDiv w:val="1"/>
      <w:marLeft w:val="0"/>
      <w:marRight w:val="0"/>
      <w:marTop w:val="0"/>
      <w:marBottom w:val="0"/>
      <w:divBdr>
        <w:top w:val="none" w:sz="0" w:space="0" w:color="auto"/>
        <w:left w:val="none" w:sz="0" w:space="0" w:color="auto"/>
        <w:bottom w:val="none" w:sz="0" w:space="0" w:color="auto"/>
        <w:right w:val="none" w:sz="0" w:space="0" w:color="auto"/>
      </w:divBdr>
      <w:divsChild>
        <w:div w:id="2131512193">
          <w:marLeft w:val="360"/>
          <w:marRight w:val="0"/>
          <w:marTop w:val="200"/>
          <w:marBottom w:val="0"/>
          <w:divBdr>
            <w:top w:val="none" w:sz="0" w:space="0" w:color="auto"/>
            <w:left w:val="none" w:sz="0" w:space="0" w:color="auto"/>
            <w:bottom w:val="none" w:sz="0" w:space="0" w:color="auto"/>
            <w:right w:val="none" w:sz="0" w:space="0" w:color="auto"/>
          </w:divBdr>
        </w:div>
        <w:div w:id="480928421">
          <w:marLeft w:val="360"/>
          <w:marRight w:val="0"/>
          <w:marTop w:val="200"/>
          <w:marBottom w:val="0"/>
          <w:divBdr>
            <w:top w:val="none" w:sz="0" w:space="0" w:color="auto"/>
            <w:left w:val="none" w:sz="0" w:space="0" w:color="auto"/>
            <w:bottom w:val="none" w:sz="0" w:space="0" w:color="auto"/>
            <w:right w:val="none" w:sz="0" w:space="0" w:color="auto"/>
          </w:divBdr>
        </w:div>
        <w:div w:id="313140341">
          <w:marLeft w:val="360"/>
          <w:marRight w:val="0"/>
          <w:marTop w:val="200"/>
          <w:marBottom w:val="0"/>
          <w:divBdr>
            <w:top w:val="none" w:sz="0" w:space="0" w:color="auto"/>
            <w:left w:val="none" w:sz="0" w:space="0" w:color="auto"/>
            <w:bottom w:val="none" w:sz="0" w:space="0" w:color="auto"/>
            <w:right w:val="none" w:sz="0" w:space="0" w:color="auto"/>
          </w:divBdr>
        </w:div>
        <w:div w:id="1576161026">
          <w:marLeft w:val="360"/>
          <w:marRight w:val="0"/>
          <w:marTop w:val="200"/>
          <w:marBottom w:val="0"/>
          <w:divBdr>
            <w:top w:val="none" w:sz="0" w:space="0" w:color="auto"/>
            <w:left w:val="none" w:sz="0" w:space="0" w:color="auto"/>
            <w:bottom w:val="none" w:sz="0" w:space="0" w:color="auto"/>
            <w:right w:val="none" w:sz="0" w:space="0" w:color="auto"/>
          </w:divBdr>
        </w:div>
        <w:div w:id="11496308">
          <w:marLeft w:val="360"/>
          <w:marRight w:val="0"/>
          <w:marTop w:val="200"/>
          <w:marBottom w:val="0"/>
          <w:divBdr>
            <w:top w:val="none" w:sz="0" w:space="0" w:color="auto"/>
            <w:left w:val="none" w:sz="0" w:space="0" w:color="auto"/>
            <w:bottom w:val="none" w:sz="0" w:space="0" w:color="auto"/>
            <w:right w:val="none" w:sz="0" w:space="0" w:color="auto"/>
          </w:divBdr>
        </w:div>
      </w:divsChild>
    </w:div>
    <w:div w:id="1804418983">
      <w:bodyDiv w:val="1"/>
      <w:marLeft w:val="0"/>
      <w:marRight w:val="0"/>
      <w:marTop w:val="0"/>
      <w:marBottom w:val="0"/>
      <w:divBdr>
        <w:top w:val="none" w:sz="0" w:space="0" w:color="auto"/>
        <w:left w:val="none" w:sz="0" w:space="0" w:color="auto"/>
        <w:bottom w:val="none" w:sz="0" w:space="0" w:color="auto"/>
        <w:right w:val="none" w:sz="0" w:space="0" w:color="auto"/>
      </w:divBdr>
    </w:div>
    <w:div w:id="1819296858">
      <w:bodyDiv w:val="1"/>
      <w:marLeft w:val="0"/>
      <w:marRight w:val="0"/>
      <w:marTop w:val="0"/>
      <w:marBottom w:val="0"/>
      <w:divBdr>
        <w:top w:val="none" w:sz="0" w:space="0" w:color="auto"/>
        <w:left w:val="none" w:sz="0" w:space="0" w:color="auto"/>
        <w:bottom w:val="none" w:sz="0" w:space="0" w:color="auto"/>
        <w:right w:val="none" w:sz="0" w:space="0" w:color="auto"/>
      </w:divBdr>
      <w:divsChild>
        <w:div w:id="1385443819">
          <w:marLeft w:val="360"/>
          <w:marRight w:val="0"/>
          <w:marTop w:val="200"/>
          <w:marBottom w:val="0"/>
          <w:divBdr>
            <w:top w:val="none" w:sz="0" w:space="0" w:color="auto"/>
            <w:left w:val="none" w:sz="0" w:space="0" w:color="auto"/>
            <w:bottom w:val="none" w:sz="0" w:space="0" w:color="auto"/>
            <w:right w:val="none" w:sz="0" w:space="0" w:color="auto"/>
          </w:divBdr>
        </w:div>
        <w:div w:id="204031169">
          <w:marLeft w:val="1080"/>
          <w:marRight w:val="0"/>
          <w:marTop w:val="100"/>
          <w:marBottom w:val="0"/>
          <w:divBdr>
            <w:top w:val="none" w:sz="0" w:space="0" w:color="auto"/>
            <w:left w:val="none" w:sz="0" w:space="0" w:color="auto"/>
            <w:bottom w:val="none" w:sz="0" w:space="0" w:color="auto"/>
            <w:right w:val="none" w:sz="0" w:space="0" w:color="auto"/>
          </w:divBdr>
        </w:div>
        <w:div w:id="879897979">
          <w:marLeft w:val="1080"/>
          <w:marRight w:val="0"/>
          <w:marTop w:val="100"/>
          <w:marBottom w:val="0"/>
          <w:divBdr>
            <w:top w:val="none" w:sz="0" w:space="0" w:color="auto"/>
            <w:left w:val="none" w:sz="0" w:space="0" w:color="auto"/>
            <w:bottom w:val="none" w:sz="0" w:space="0" w:color="auto"/>
            <w:right w:val="none" w:sz="0" w:space="0" w:color="auto"/>
          </w:divBdr>
        </w:div>
        <w:div w:id="1894345177">
          <w:marLeft w:val="1080"/>
          <w:marRight w:val="0"/>
          <w:marTop w:val="100"/>
          <w:marBottom w:val="0"/>
          <w:divBdr>
            <w:top w:val="none" w:sz="0" w:space="0" w:color="auto"/>
            <w:left w:val="none" w:sz="0" w:space="0" w:color="auto"/>
            <w:bottom w:val="none" w:sz="0" w:space="0" w:color="auto"/>
            <w:right w:val="none" w:sz="0" w:space="0" w:color="auto"/>
          </w:divBdr>
        </w:div>
        <w:div w:id="560872697">
          <w:marLeft w:val="360"/>
          <w:marRight w:val="0"/>
          <w:marTop w:val="200"/>
          <w:marBottom w:val="0"/>
          <w:divBdr>
            <w:top w:val="none" w:sz="0" w:space="0" w:color="auto"/>
            <w:left w:val="none" w:sz="0" w:space="0" w:color="auto"/>
            <w:bottom w:val="none" w:sz="0" w:space="0" w:color="auto"/>
            <w:right w:val="none" w:sz="0" w:space="0" w:color="auto"/>
          </w:divBdr>
        </w:div>
        <w:div w:id="1246185659">
          <w:marLeft w:val="1080"/>
          <w:marRight w:val="0"/>
          <w:marTop w:val="100"/>
          <w:marBottom w:val="0"/>
          <w:divBdr>
            <w:top w:val="none" w:sz="0" w:space="0" w:color="auto"/>
            <w:left w:val="none" w:sz="0" w:space="0" w:color="auto"/>
            <w:bottom w:val="none" w:sz="0" w:space="0" w:color="auto"/>
            <w:right w:val="none" w:sz="0" w:space="0" w:color="auto"/>
          </w:divBdr>
        </w:div>
        <w:div w:id="288049225">
          <w:marLeft w:val="1080"/>
          <w:marRight w:val="0"/>
          <w:marTop w:val="100"/>
          <w:marBottom w:val="0"/>
          <w:divBdr>
            <w:top w:val="none" w:sz="0" w:space="0" w:color="auto"/>
            <w:left w:val="none" w:sz="0" w:space="0" w:color="auto"/>
            <w:bottom w:val="none" w:sz="0" w:space="0" w:color="auto"/>
            <w:right w:val="none" w:sz="0" w:space="0" w:color="auto"/>
          </w:divBdr>
        </w:div>
        <w:div w:id="725301928">
          <w:marLeft w:val="360"/>
          <w:marRight w:val="0"/>
          <w:marTop w:val="200"/>
          <w:marBottom w:val="0"/>
          <w:divBdr>
            <w:top w:val="none" w:sz="0" w:space="0" w:color="auto"/>
            <w:left w:val="none" w:sz="0" w:space="0" w:color="auto"/>
            <w:bottom w:val="none" w:sz="0" w:space="0" w:color="auto"/>
            <w:right w:val="none" w:sz="0" w:space="0" w:color="auto"/>
          </w:divBdr>
        </w:div>
        <w:div w:id="930625722">
          <w:marLeft w:val="1080"/>
          <w:marRight w:val="0"/>
          <w:marTop w:val="100"/>
          <w:marBottom w:val="0"/>
          <w:divBdr>
            <w:top w:val="none" w:sz="0" w:space="0" w:color="auto"/>
            <w:left w:val="none" w:sz="0" w:space="0" w:color="auto"/>
            <w:bottom w:val="none" w:sz="0" w:space="0" w:color="auto"/>
            <w:right w:val="none" w:sz="0" w:space="0" w:color="auto"/>
          </w:divBdr>
        </w:div>
        <w:div w:id="106240447">
          <w:marLeft w:val="1080"/>
          <w:marRight w:val="0"/>
          <w:marTop w:val="100"/>
          <w:marBottom w:val="0"/>
          <w:divBdr>
            <w:top w:val="none" w:sz="0" w:space="0" w:color="auto"/>
            <w:left w:val="none" w:sz="0" w:space="0" w:color="auto"/>
            <w:bottom w:val="none" w:sz="0" w:space="0" w:color="auto"/>
            <w:right w:val="none" w:sz="0" w:space="0" w:color="auto"/>
          </w:divBdr>
        </w:div>
        <w:div w:id="1277836886">
          <w:marLeft w:val="1800"/>
          <w:marRight w:val="0"/>
          <w:marTop w:val="100"/>
          <w:marBottom w:val="0"/>
          <w:divBdr>
            <w:top w:val="none" w:sz="0" w:space="0" w:color="auto"/>
            <w:left w:val="none" w:sz="0" w:space="0" w:color="auto"/>
            <w:bottom w:val="none" w:sz="0" w:space="0" w:color="auto"/>
            <w:right w:val="none" w:sz="0" w:space="0" w:color="auto"/>
          </w:divBdr>
        </w:div>
        <w:div w:id="720058054">
          <w:marLeft w:val="1800"/>
          <w:marRight w:val="0"/>
          <w:marTop w:val="100"/>
          <w:marBottom w:val="0"/>
          <w:divBdr>
            <w:top w:val="none" w:sz="0" w:space="0" w:color="auto"/>
            <w:left w:val="none" w:sz="0" w:space="0" w:color="auto"/>
            <w:bottom w:val="none" w:sz="0" w:space="0" w:color="auto"/>
            <w:right w:val="none" w:sz="0" w:space="0" w:color="auto"/>
          </w:divBdr>
        </w:div>
        <w:div w:id="1078788431">
          <w:marLeft w:val="1800"/>
          <w:marRight w:val="0"/>
          <w:marTop w:val="100"/>
          <w:marBottom w:val="0"/>
          <w:divBdr>
            <w:top w:val="none" w:sz="0" w:space="0" w:color="auto"/>
            <w:left w:val="none" w:sz="0" w:space="0" w:color="auto"/>
            <w:bottom w:val="none" w:sz="0" w:space="0" w:color="auto"/>
            <w:right w:val="none" w:sz="0" w:space="0" w:color="auto"/>
          </w:divBdr>
        </w:div>
        <w:div w:id="347875394">
          <w:marLeft w:val="1800"/>
          <w:marRight w:val="0"/>
          <w:marTop w:val="100"/>
          <w:marBottom w:val="0"/>
          <w:divBdr>
            <w:top w:val="none" w:sz="0" w:space="0" w:color="auto"/>
            <w:left w:val="none" w:sz="0" w:space="0" w:color="auto"/>
            <w:bottom w:val="none" w:sz="0" w:space="0" w:color="auto"/>
            <w:right w:val="none" w:sz="0" w:space="0" w:color="auto"/>
          </w:divBdr>
        </w:div>
        <w:div w:id="1860704532">
          <w:marLeft w:val="1800"/>
          <w:marRight w:val="0"/>
          <w:marTop w:val="100"/>
          <w:marBottom w:val="0"/>
          <w:divBdr>
            <w:top w:val="none" w:sz="0" w:space="0" w:color="auto"/>
            <w:left w:val="none" w:sz="0" w:space="0" w:color="auto"/>
            <w:bottom w:val="none" w:sz="0" w:space="0" w:color="auto"/>
            <w:right w:val="none" w:sz="0" w:space="0" w:color="auto"/>
          </w:divBdr>
        </w:div>
        <w:div w:id="279841297">
          <w:marLeft w:val="1800"/>
          <w:marRight w:val="0"/>
          <w:marTop w:val="100"/>
          <w:marBottom w:val="0"/>
          <w:divBdr>
            <w:top w:val="none" w:sz="0" w:space="0" w:color="auto"/>
            <w:left w:val="none" w:sz="0" w:space="0" w:color="auto"/>
            <w:bottom w:val="none" w:sz="0" w:space="0" w:color="auto"/>
            <w:right w:val="none" w:sz="0" w:space="0" w:color="auto"/>
          </w:divBdr>
        </w:div>
        <w:div w:id="1423993927">
          <w:marLeft w:val="1800"/>
          <w:marRight w:val="0"/>
          <w:marTop w:val="100"/>
          <w:marBottom w:val="0"/>
          <w:divBdr>
            <w:top w:val="none" w:sz="0" w:space="0" w:color="auto"/>
            <w:left w:val="none" w:sz="0" w:space="0" w:color="auto"/>
            <w:bottom w:val="none" w:sz="0" w:space="0" w:color="auto"/>
            <w:right w:val="none" w:sz="0" w:space="0" w:color="auto"/>
          </w:divBdr>
        </w:div>
        <w:div w:id="1830556223">
          <w:marLeft w:val="1800"/>
          <w:marRight w:val="0"/>
          <w:marTop w:val="100"/>
          <w:marBottom w:val="0"/>
          <w:divBdr>
            <w:top w:val="none" w:sz="0" w:space="0" w:color="auto"/>
            <w:left w:val="none" w:sz="0" w:space="0" w:color="auto"/>
            <w:bottom w:val="none" w:sz="0" w:space="0" w:color="auto"/>
            <w:right w:val="none" w:sz="0" w:space="0" w:color="auto"/>
          </w:divBdr>
        </w:div>
        <w:div w:id="2050714515">
          <w:marLeft w:val="1800"/>
          <w:marRight w:val="0"/>
          <w:marTop w:val="100"/>
          <w:marBottom w:val="0"/>
          <w:divBdr>
            <w:top w:val="none" w:sz="0" w:space="0" w:color="auto"/>
            <w:left w:val="none" w:sz="0" w:space="0" w:color="auto"/>
            <w:bottom w:val="none" w:sz="0" w:space="0" w:color="auto"/>
            <w:right w:val="none" w:sz="0" w:space="0" w:color="auto"/>
          </w:divBdr>
        </w:div>
        <w:div w:id="1892574280">
          <w:marLeft w:val="1080"/>
          <w:marRight w:val="0"/>
          <w:marTop w:val="100"/>
          <w:marBottom w:val="0"/>
          <w:divBdr>
            <w:top w:val="none" w:sz="0" w:space="0" w:color="auto"/>
            <w:left w:val="none" w:sz="0" w:space="0" w:color="auto"/>
            <w:bottom w:val="none" w:sz="0" w:space="0" w:color="auto"/>
            <w:right w:val="none" w:sz="0" w:space="0" w:color="auto"/>
          </w:divBdr>
        </w:div>
        <w:div w:id="728772565">
          <w:marLeft w:val="1800"/>
          <w:marRight w:val="0"/>
          <w:marTop w:val="100"/>
          <w:marBottom w:val="0"/>
          <w:divBdr>
            <w:top w:val="none" w:sz="0" w:space="0" w:color="auto"/>
            <w:left w:val="none" w:sz="0" w:space="0" w:color="auto"/>
            <w:bottom w:val="none" w:sz="0" w:space="0" w:color="auto"/>
            <w:right w:val="none" w:sz="0" w:space="0" w:color="auto"/>
          </w:divBdr>
        </w:div>
        <w:div w:id="1628386591">
          <w:marLeft w:val="1800"/>
          <w:marRight w:val="0"/>
          <w:marTop w:val="100"/>
          <w:marBottom w:val="0"/>
          <w:divBdr>
            <w:top w:val="none" w:sz="0" w:space="0" w:color="auto"/>
            <w:left w:val="none" w:sz="0" w:space="0" w:color="auto"/>
            <w:bottom w:val="none" w:sz="0" w:space="0" w:color="auto"/>
            <w:right w:val="none" w:sz="0" w:space="0" w:color="auto"/>
          </w:divBdr>
        </w:div>
      </w:divsChild>
    </w:div>
    <w:div w:id="1887986580">
      <w:bodyDiv w:val="1"/>
      <w:marLeft w:val="0"/>
      <w:marRight w:val="0"/>
      <w:marTop w:val="0"/>
      <w:marBottom w:val="0"/>
      <w:divBdr>
        <w:top w:val="none" w:sz="0" w:space="0" w:color="auto"/>
        <w:left w:val="none" w:sz="0" w:space="0" w:color="auto"/>
        <w:bottom w:val="none" w:sz="0" w:space="0" w:color="auto"/>
        <w:right w:val="none" w:sz="0" w:space="0" w:color="auto"/>
      </w:divBdr>
    </w:div>
    <w:div w:id="1976525389">
      <w:bodyDiv w:val="1"/>
      <w:marLeft w:val="0"/>
      <w:marRight w:val="0"/>
      <w:marTop w:val="0"/>
      <w:marBottom w:val="0"/>
      <w:divBdr>
        <w:top w:val="none" w:sz="0" w:space="0" w:color="auto"/>
        <w:left w:val="none" w:sz="0" w:space="0" w:color="auto"/>
        <w:bottom w:val="none" w:sz="0" w:space="0" w:color="auto"/>
        <w:right w:val="none" w:sz="0" w:space="0" w:color="auto"/>
      </w:divBdr>
    </w:div>
    <w:div w:id="2002733652">
      <w:bodyDiv w:val="1"/>
      <w:marLeft w:val="0"/>
      <w:marRight w:val="0"/>
      <w:marTop w:val="0"/>
      <w:marBottom w:val="0"/>
      <w:divBdr>
        <w:top w:val="none" w:sz="0" w:space="0" w:color="auto"/>
        <w:left w:val="none" w:sz="0" w:space="0" w:color="auto"/>
        <w:bottom w:val="none" w:sz="0" w:space="0" w:color="auto"/>
        <w:right w:val="none" w:sz="0" w:space="0" w:color="auto"/>
      </w:divBdr>
    </w:div>
    <w:div w:id="2017995830">
      <w:bodyDiv w:val="1"/>
      <w:marLeft w:val="0"/>
      <w:marRight w:val="0"/>
      <w:marTop w:val="0"/>
      <w:marBottom w:val="0"/>
      <w:divBdr>
        <w:top w:val="none" w:sz="0" w:space="0" w:color="auto"/>
        <w:left w:val="none" w:sz="0" w:space="0" w:color="auto"/>
        <w:bottom w:val="none" w:sz="0" w:space="0" w:color="auto"/>
        <w:right w:val="none" w:sz="0" w:space="0" w:color="auto"/>
      </w:divBdr>
      <w:divsChild>
        <w:div w:id="1093432387">
          <w:marLeft w:val="360"/>
          <w:marRight w:val="0"/>
          <w:marTop w:val="200"/>
          <w:marBottom w:val="0"/>
          <w:divBdr>
            <w:top w:val="none" w:sz="0" w:space="0" w:color="auto"/>
            <w:left w:val="none" w:sz="0" w:space="0" w:color="auto"/>
            <w:bottom w:val="none" w:sz="0" w:space="0" w:color="auto"/>
            <w:right w:val="none" w:sz="0" w:space="0" w:color="auto"/>
          </w:divBdr>
        </w:div>
        <w:div w:id="537744136">
          <w:marLeft w:val="360"/>
          <w:marRight w:val="0"/>
          <w:marTop w:val="200"/>
          <w:marBottom w:val="0"/>
          <w:divBdr>
            <w:top w:val="none" w:sz="0" w:space="0" w:color="auto"/>
            <w:left w:val="none" w:sz="0" w:space="0" w:color="auto"/>
            <w:bottom w:val="none" w:sz="0" w:space="0" w:color="auto"/>
            <w:right w:val="none" w:sz="0" w:space="0" w:color="auto"/>
          </w:divBdr>
        </w:div>
        <w:div w:id="378549294">
          <w:marLeft w:val="360"/>
          <w:marRight w:val="0"/>
          <w:marTop w:val="200"/>
          <w:marBottom w:val="0"/>
          <w:divBdr>
            <w:top w:val="none" w:sz="0" w:space="0" w:color="auto"/>
            <w:left w:val="none" w:sz="0" w:space="0" w:color="auto"/>
            <w:bottom w:val="none" w:sz="0" w:space="0" w:color="auto"/>
            <w:right w:val="none" w:sz="0" w:space="0" w:color="auto"/>
          </w:divBdr>
        </w:div>
        <w:div w:id="397215537">
          <w:marLeft w:val="360"/>
          <w:marRight w:val="0"/>
          <w:marTop w:val="200"/>
          <w:marBottom w:val="0"/>
          <w:divBdr>
            <w:top w:val="none" w:sz="0" w:space="0" w:color="auto"/>
            <w:left w:val="none" w:sz="0" w:space="0" w:color="auto"/>
            <w:bottom w:val="none" w:sz="0" w:space="0" w:color="auto"/>
            <w:right w:val="none" w:sz="0" w:space="0" w:color="auto"/>
          </w:divBdr>
        </w:div>
        <w:div w:id="768155900">
          <w:marLeft w:val="1080"/>
          <w:marRight w:val="0"/>
          <w:marTop w:val="100"/>
          <w:marBottom w:val="0"/>
          <w:divBdr>
            <w:top w:val="none" w:sz="0" w:space="0" w:color="auto"/>
            <w:left w:val="none" w:sz="0" w:space="0" w:color="auto"/>
            <w:bottom w:val="none" w:sz="0" w:space="0" w:color="auto"/>
            <w:right w:val="none" w:sz="0" w:space="0" w:color="auto"/>
          </w:divBdr>
        </w:div>
        <w:div w:id="13074318">
          <w:marLeft w:val="360"/>
          <w:marRight w:val="0"/>
          <w:marTop w:val="200"/>
          <w:marBottom w:val="0"/>
          <w:divBdr>
            <w:top w:val="none" w:sz="0" w:space="0" w:color="auto"/>
            <w:left w:val="none" w:sz="0" w:space="0" w:color="auto"/>
            <w:bottom w:val="none" w:sz="0" w:space="0" w:color="auto"/>
            <w:right w:val="none" w:sz="0" w:space="0" w:color="auto"/>
          </w:divBdr>
        </w:div>
        <w:div w:id="1963994238">
          <w:marLeft w:val="360"/>
          <w:marRight w:val="0"/>
          <w:marTop w:val="200"/>
          <w:marBottom w:val="0"/>
          <w:divBdr>
            <w:top w:val="none" w:sz="0" w:space="0" w:color="auto"/>
            <w:left w:val="none" w:sz="0" w:space="0" w:color="auto"/>
            <w:bottom w:val="none" w:sz="0" w:space="0" w:color="auto"/>
            <w:right w:val="none" w:sz="0" w:space="0" w:color="auto"/>
          </w:divBdr>
        </w:div>
      </w:divsChild>
    </w:div>
    <w:div w:id="2132937982">
      <w:bodyDiv w:val="1"/>
      <w:marLeft w:val="0"/>
      <w:marRight w:val="0"/>
      <w:marTop w:val="0"/>
      <w:marBottom w:val="0"/>
      <w:divBdr>
        <w:top w:val="none" w:sz="0" w:space="0" w:color="auto"/>
        <w:left w:val="none" w:sz="0" w:space="0" w:color="auto"/>
        <w:bottom w:val="none" w:sz="0" w:space="0" w:color="auto"/>
        <w:right w:val="none" w:sz="0" w:space="0" w:color="auto"/>
      </w:divBdr>
      <w:divsChild>
        <w:div w:id="1011757143">
          <w:marLeft w:val="0"/>
          <w:marRight w:val="0"/>
          <w:marTop w:val="0"/>
          <w:marBottom w:val="0"/>
          <w:divBdr>
            <w:top w:val="none" w:sz="0" w:space="0" w:color="auto"/>
            <w:left w:val="none" w:sz="0" w:space="0" w:color="auto"/>
            <w:bottom w:val="none" w:sz="0" w:space="0" w:color="auto"/>
            <w:right w:val="none" w:sz="0" w:space="0" w:color="auto"/>
          </w:divBdr>
          <w:divsChild>
            <w:div w:id="16975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6.png"/><Relationship Id="rId39" Type="http://schemas.openxmlformats.org/officeDocument/2006/relationships/fontTable" Target="fontTable.xml"/><Relationship Id="rId21" Type="http://schemas.microsoft.com/office/2007/relationships/diagramDrawing" Target="diagrams/drawing2.xml"/><Relationship Id="rId34" Type="http://schemas.openxmlformats.org/officeDocument/2006/relationships/hyperlink" Target="http://www.greymattertechs.com/"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eader" Target="header1.xml"/><Relationship Id="rId10" Type="http://schemas.openxmlformats.org/officeDocument/2006/relationships/chart" Target="charts/chart2.xml"/><Relationship Id="rId19" Type="http://schemas.openxmlformats.org/officeDocument/2006/relationships/diagramQuickStyle" Target="diagrams/quickStyle2.xml"/><Relationship Id="rId31"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diagramQuickStyle" Target="diagrams/quickStyle1.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www.conservador.cl/portal/indice_comercio"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7777777777777801E-2"/>
          <c:y val="9.7142311950849297E-2"/>
          <c:w val="0.94675925925925897"/>
          <c:h val="0.87851341302250896"/>
        </c:manualLayout>
      </c:layout>
      <c:pie3DChart>
        <c:varyColors val="1"/>
        <c:ser>
          <c:idx val="0"/>
          <c:order val="0"/>
          <c:tx>
            <c:strRef>
              <c:f>Sheet1!$B$1</c:f>
              <c:strCache>
                <c:ptCount val="1"/>
                <c:pt idx="0">
                  <c:v>Répartition de l'ICO</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CD8B-48B4-A536-154E548909C5}"/>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CD8B-48B4-A536-154E548909C5}"/>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CD8B-48B4-A536-154E548909C5}"/>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CD8B-48B4-A536-154E548909C5}"/>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CD8B-48B4-A536-154E548909C5}"/>
              </c:ext>
            </c:extLst>
          </c:dPt>
          <c:dLbls>
            <c:dLbl>
              <c:idx val="0"/>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E4FADC53-2445-4B51-A80A-574558489FD3}" type="CATEGORYNAME">
                      <a:rPr lang="en-US"/>
                      <a:pPr>
                        <a:defRPr/>
                      </a:pPr>
                      <a:t>[NOM DE CATÉGORIE]</a:t>
                    </a:fld>
                    <a:r>
                      <a:rPr lang="en-US"/>
                      <a:t>: </a:t>
                    </a:r>
                    <a:fld id="{6EB5CACA-494F-46C4-9001-0C8F95DECE97}" type="VALUE">
                      <a:rPr lang="en-US"/>
                      <a:pPr>
                        <a:defRPr/>
                      </a:pPr>
                      <a:t>[VALEUR]</a:t>
                    </a:fld>
                    <a:endParaRPr lang="en-US"/>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CD8B-48B4-A536-154E548909C5}"/>
                </c:ext>
              </c:extLst>
            </c:dLbl>
            <c:dLbl>
              <c:idx val="1"/>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6FD40419-44B5-4963-8643-B25966FB14A0}" type="CATEGORYNAME">
                      <a:rPr lang="en-US"/>
                      <a:pPr>
                        <a:defRPr>
                          <a:solidFill>
                            <a:schemeClr val="accent1"/>
                          </a:solidFill>
                        </a:defRPr>
                      </a:pPr>
                      <a:t>[NOM DE CATÉGORIE]</a:t>
                    </a:fld>
                    <a:r>
                      <a:rPr lang="en-US"/>
                      <a:t>:</a:t>
                    </a:r>
                  </a:p>
                  <a:p>
                    <a:pPr>
                      <a:defRPr>
                        <a:solidFill>
                          <a:schemeClr val="accent1"/>
                        </a:solidFill>
                      </a:defRPr>
                    </a:pPr>
                    <a:r>
                      <a:rPr lang="en-US"/>
                      <a:t> </a:t>
                    </a:r>
                    <a:fld id="{27B6B41C-D223-4CC5-89FD-B6F2662EA5EB}" type="VALUE">
                      <a:rPr lang="en-US"/>
                      <a:pPr>
                        <a:defRPr>
                          <a:solidFill>
                            <a:schemeClr val="accent1"/>
                          </a:solidFill>
                        </a:defRPr>
                      </a:pPr>
                      <a:t>[VALEUR]</a:t>
                    </a:fld>
                    <a:endParaRPr lang="en-US"/>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CD8B-48B4-A536-154E548909C5}"/>
                </c:ext>
              </c:extLst>
            </c:dLbl>
            <c:dLbl>
              <c:idx val="2"/>
              <c:layout>
                <c:manualLayout>
                  <c:x val="1.6374269005847954E-2"/>
                  <c:y val="0"/>
                </c:manualLayout>
              </c:layout>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2BD256F7-BD3B-482B-AA0B-F04AE9619192}" type="CATEGORYNAME">
                      <a:rPr lang="en-US"/>
                      <a:pPr>
                        <a:defRPr>
                          <a:solidFill>
                            <a:schemeClr val="accent1"/>
                          </a:solidFill>
                        </a:defRPr>
                      </a:pPr>
                      <a:t>[NOM DE CATÉGORIE]</a:t>
                    </a:fld>
                    <a:r>
                      <a:rPr lang="en-US"/>
                      <a:t>: </a:t>
                    </a:r>
                    <a:fld id="{E5086F07-390D-4CAF-85EC-61486D66B88D}" type="VALUE">
                      <a:rPr lang="en-US"/>
                      <a:pPr>
                        <a:defRPr>
                          <a:solidFill>
                            <a:schemeClr val="accent1"/>
                          </a:solidFill>
                        </a:defRPr>
                      </a:pPr>
                      <a:t>[VALEUR]</a:t>
                    </a:fld>
                    <a:endParaRPr lang="en-US"/>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bestFit"/>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CD8B-48B4-A536-154E548909C5}"/>
                </c:ext>
              </c:extLst>
            </c:dLbl>
            <c:dLbl>
              <c:idx val="3"/>
              <c:layout>
                <c:manualLayout>
                  <c:x val="2.3391812865497076E-3"/>
                  <c:y val="-3.9641340254837225E-2"/>
                </c:manualLayout>
              </c:layout>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28ADFF7B-6F36-4DD6-A824-2FC36E0E72C5}" type="CATEGORYNAME">
                      <a:rPr lang="en-US"/>
                      <a:pPr>
                        <a:defRPr>
                          <a:solidFill>
                            <a:schemeClr val="accent1"/>
                          </a:solidFill>
                        </a:defRPr>
                      </a:pPr>
                      <a:t>[NOM DE CATÉGORIE]</a:t>
                    </a:fld>
                    <a:r>
                      <a:rPr lang="en-US"/>
                      <a:t>: </a:t>
                    </a:r>
                    <a:fld id="{6AC2EA0C-29D3-47F2-AB2A-7E213B393454}" type="VALUE">
                      <a:rPr lang="en-US"/>
                      <a:pPr>
                        <a:defRPr>
                          <a:solidFill>
                            <a:schemeClr val="accent1"/>
                          </a:solidFill>
                        </a:defRPr>
                      </a:pPr>
                      <a:t>[VALEUR]</a:t>
                    </a:fld>
                    <a:endParaRPr lang="en-US"/>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bestFit"/>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CD8B-48B4-A536-154E548909C5}"/>
                </c:ext>
              </c:extLst>
            </c:dLbl>
            <c:dLbl>
              <c:idx val="4"/>
              <c:layout>
                <c:manualLayout>
                  <c:x val="3.9766081871344984E-2"/>
                  <c:y val="-2.4539877300613498E-2"/>
                </c:manualLayout>
              </c:layout>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58FF7062-AB94-4CA5-A3EB-D9A42599E7B3}" type="CATEGORYNAME">
                      <a:rPr lang="en-US"/>
                      <a:pPr>
                        <a:defRPr>
                          <a:solidFill>
                            <a:schemeClr val="accent1"/>
                          </a:solidFill>
                        </a:defRPr>
                      </a:pPr>
                      <a:t>[NOM DE CATÉGORIE]</a:t>
                    </a:fld>
                    <a:r>
                      <a:rPr lang="en-US"/>
                      <a:t>:</a:t>
                    </a:r>
                  </a:p>
                  <a:p>
                    <a:pPr>
                      <a:defRPr>
                        <a:solidFill>
                          <a:schemeClr val="accent1"/>
                        </a:solidFill>
                      </a:defRPr>
                    </a:pPr>
                    <a:r>
                      <a:rPr lang="en-US"/>
                      <a:t> </a:t>
                    </a:r>
                    <a:fld id="{CF2805CE-4EC1-44A5-9F18-117B1A0B3879}" type="VALUE">
                      <a:rPr lang="en-US"/>
                      <a:pPr>
                        <a:defRPr>
                          <a:solidFill>
                            <a:schemeClr val="accent1"/>
                          </a:solidFill>
                        </a:defRPr>
                      </a:pPr>
                      <a:t>[VALEUR]</a:t>
                    </a:fld>
                    <a:endParaRPr lang="en-US"/>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bestFit"/>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CD8B-48B4-A536-154E548909C5}"/>
                </c:ext>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Disponible pour l'ICO</c:v>
                </c:pt>
                <c:pt idx="1">
                  <c:v>Réservé à l'équipe</c:v>
                </c:pt>
                <c:pt idx="2">
                  <c:v>Réservé aux advisors</c:v>
                </c:pt>
                <c:pt idx="3">
                  <c:v>Réservé aux animateurs sociaux</c:v>
                </c:pt>
                <c:pt idx="4">
                  <c:v>Réservé aux partenaires</c:v>
                </c:pt>
              </c:strCache>
            </c:strRef>
          </c:cat>
          <c:val>
            <c:numRef>
              <c:f>Sheet1!$B$2:$B$6</c:f>
              <c:numCache>
                <c:formatCode>0%</c:formatCode>
                <c:ptCount val="5"/>
                <c:pt idx="0">
                  <c:v>0.8</c:v>
                </c:pt>
                <c:pt idx="1">
                  <c:v>0.1</c:v>
                </c:pt>
                <c:pt idx="2">
                  <c:v>0.03</c:v>
                </c:pt>
                <c:pt idx="3">
                  <c:v>0.03</c:v>
                </c:pt>
                <c:pt idx="4">
                  <c:v>0.04</c:v>
                </c:pt>
              </c:numCache>
            </c:numRef>
          </c:val>
          <c:extLst>
            <c:ext xmlns:c16="http://schemas.microsoft.com/office/drawing/2014/chart" uri="{C3380CC4-5D6E-409C-BE32-E72D297353CC}">
              <c16:uniqueId val="{00000008-CD8B-48B4-A536-154E548909C5}"/>
            </c:ext>
          </c:extLst>
        </c:ser>
        <c:dLbls>
          <c:dLblPos val="outEnd"/>
          <c:showLegendKey val="0"/>
          <c:showVal val="1"/>
          <c:showCatName val="0"/>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Budget à Minima</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39F2-49BC-9D66-7620A4C83D1D}"/>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39F2-49BC-9D66-7620A4C83D1D}"/>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39F2-49BC-9D66-7620A4C83D1D}"/>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39F2-49BC-9D66-7620A4C83D1D}"/>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39F2-49BC-9D66-7620A4C83D1D}"/>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1-39F2-49BC-9D66-7620A4C83D1D}"/>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3-39F2-49BC-9D66-7620A4C83D1D}"/>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5-39F2-49BC-9D66-7620A4C83D1D}"/>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7-39F2-49BC-9D66-7620A4C83D1D}"/>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9-39F2-49BC-9D66-7620A4C83D1D}"/>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Developpement</c:v>
                </c:pt>
                <c:pt idx="1">
                  <c:v>Arbitrage</c:v>
                </c:pt>
                <c:pt idx="2">
                  <c:v>Bounty Bug</c:v>
                </c:pt>
                <c:pt idx="3">
                  <c:v>Publicité</c:v>
                </c:pt>
                <c:pt idx="4">
                  <c:v>Légal</c:v>
                </c:pt>
              </c:strCache>
            </c:strRef>
          </c:cat>
          <c:val>
            <c:numRef>
              <c:f>Sheet1!$B$2:$B$6</c:f>
              <c:numCache>
                <c:formatCode>General</c:formatCode>
                <c:ptCount val="5"/>
                <c:pt idx="0">
                  <c:v>60</c:v>
                </c:pt>
                <c:pt idx="1">
                  <c:v>20</c:v>
                </c:pt>
                <c:pt idx="2">
                  <c:v>10</c:v>
                </c:pt>
                <c:pt idx="3">
                  <c:v>9</c:v>
                </c:pt>
                <c:pt idx="4">
                  <c:v>1</c:v>
                </c:pt>
              </c:numCache>
            </c:numRef>
          </c:val>
          <c:extLst>
            <c:ext xmlns:c16="http://schemas.microsoft.com/office/drawing/2014/chart" uri="{C3380CC4-5D6E-409C-BE32-E72D297353CC}">
              <c16:uniqueId val="{0000000A-39F2-49BC-9D66-7620A4C83D1D}"/>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Budget Maximal</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768D-42D9-A9BD-4B47CD058838}"/>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768D-42D9-A9BD-4B47CD058838}"/>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768D-42D9-A9BD-4B47CD058838}"/>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768D-42D9-A9BD-4B47CD058838}"/>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768D-42D9-A9BD-4B47CD058838}"/>
              </c:ext>
            </c:extLst>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B-768D-42D9-A9BD-4B47CD05883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1-768D-42D9-A9BD-4B47CD05883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3-768D-42D9-A9BD-4B47CD05883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5-768D-42D9-A9BD-4B47CD058838}"/>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7-768D-42D9-A9BD-4B47CD058838}"/>
                </c:ext>
              </c:extLst>
            </c:dLbl>
            <c:dLbl>
              <c:idx val="4"/>
              <c:layout>
                <c:manualLayout>
                  <c:x val="-2.5462962962962962E-2"/>
                  <c:y val="-1.367053998632946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fr-FR"/>
                </a:p>
              </c:txPr>
              <c:dLblPos val="bestFit"/>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768D-42D9-A9BD-4B47CD058838}"/>
                </c:ext>
              </c:extLst>
            </c:dLbl>
            <c:dLbl>
              <c:idx val="5"/>
              <c:layout>
                <c:manualLayout>
                  <c:x val="9.4907407407407413E-2"/>
                  <c:y val="-2.2784233310549122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fr-FR"/>
                </a:p>
              </c:txPr>
              <c:dLblPos val="bestFit"/>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B-768D-42D9-A9BD-4B47CD058838}"/>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Developpement</c:v>
                </c:pt>
                <c:pt idx="1">
                  <c:v>Arbitrage</c:v>
                </c:pt>
                <c:pt idx="2">
                  <c:v>Bounty Bug</c:v>
                </c:pt>
                <c:pt idx="3">
                  <c:v>Publicité</c:v>
                </c:pt>
                <c:pt idx="4">
                  <c:v>Légal</c:v>
                </c:pt>
                <c:pt idx="5">
                  <c:v>Fonds de réserve</c:v>
                </c:pt>
              </c:strCache>
            </c:strRef>
          </c:cat>
          <c:val>
            <c:numRef>
              <c:f>Sheet1!$B$2:$B$7</c:f>
              <c:numCache>
                <c:formatCode>General</c:formatCode>
                <c:ptCount val="6"/>
                <c:pt idx="0">
                  <c:v>40</c:v>
                </c:pt>
                <c:pt idx="1">
                  <c:v>15</c:v>
                </c:pt>
                <c:pt idx="2">
                  <c:v>15</c:v>
                </c:pt>
                <c:pt idx="3">
                  <c:v>20</c:v>
                </c:pt>
                <c:pt idx="4">
                  <c:v>1</c:v>
                </c:pt>
                <c:pt idx="5">
                  <c:v>9</c:v>
                </c:pt>
              </c:numCache>
            </c:numRef>
          </c:val>
          <c:extLst>
            <c:ext xmlns:c16="http://schemas.microsoft.com/office/drawing/2014/chart" uri="{C3380CC4-5D6E-409C-BE32-E72D297353CC}">
              <c16:uniqueId val="{0000000C-768D-42D9-A9BD-4B47CD058838}"/>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282DDE-1F3C-429F-9EDB-5EF2A4345B96}"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9FA75608-652B-4A9F-BE0E-9C8A2E9554E6}">
      <dgm:prSet phldrT="[Text]"/>
      <dgm:spPr>
        <a:solidFill>
          <a:schemeClr val="accent6"/>
        </a:solidFill>
      </dgm:spPr>
      <dgm:t>
        <a:bodyPr/>
        <a:lstStyle/>
        <a:p>
          <a:r>
            <a:rPr lang="en-US"/>
            <a:t>Février - Mars 2018 </a:t>
          </a:r>
        </a:p>
      </dgm:t>
    </dgm:pt>
    <dgm:pt modelId="{A9E0EC41-59F9-4E3D-ADE5-D819A5142854}" type="parTrans" cxnId="{5D52F449-A9D7-4B95-ACA8-8E50395E2C1C}">
      <dgm:prSet/>
      <dgm:spPr/>
      <dgm:t>
        <a:bodyPr/>
        <a:lstStyle/>
        <a:p>
          <a:endParaRPr lang="en-US"/>
        </a:p>
      </dgm:t>
    </dgm:pt>
    <dgm:pt modelId="{60F17B53-43DD-4C35-AF39-6D268D3F56E0}" type="sibTrans" cxnId="{5D52F449-A9D7-4B95-ACA8-8E50395E2C1C}">
      <dgm:prSet/>
      <dgm:spPr/>
      <dgm:t>
        <a:bodyPr/>
        <a:lstStyle/>
        <a:p>
          <a:endParaRPr lang="en-US"/>
        </a:p>
      </dgm:t>
    </dgm:pt>
    <dgm:pt modelId="{8037B44E-E6E5-4E8E-A18B-7548589CF0B6}">
      <dgm:prSet phldrT="[Text]"/>
      <dgm:spPr/>
      <dgm:t>
        <a:bodyPr/>
        <a:lstStyle/>
        <a:p>
          <a:r>
            <a:rPr lang="fr-FR"/>
            <a:t>Lancement du projet, début conception technique et définitions de l’ICO.</a:t>
          </a:r>
          <a:endParaRPr lang="en-US"/>
        </a:p>
      </dgm:t>
    </dgm:pt>
    <dgm:pt modelId="{107DC9AC-4B17-42D8-AF9B-895A864439B1}" type="parTrans" cxnId="{91D601EE-0DEB-411C-8AEA-27CACDE3E97D}">
      <dgm:prSet/>
      <dgm:spPr/>
      <dgm:t>
        <a:bodyPr/>
        <a:lstStyle/>
        <a:p>
          <a:endParaRPr lang="en-US"/>
        </a:p>
      </dgm:t>
    </dgm:pt>
    <dgm:pt modelId="{B0D0CF56-390B-4533-9E4A-461184D39444}" type="sibTrans" cxnId="{91D601EE-0DEB-411C-8AEA-27CACDE3E97D}">
      <dgm:prSet/>
      <dgm:spPr/>
      <dgm:t>
        <a:bodyPr/>
        <a:lstStyle/>
        <a:p>
          <a:endParaRPr lang="en-US"/>
        </a:p>
      </dgm:t>
    </dgm:pt>
    <dgm:pt modelId="{51840C3C-21FC-4E42-8F64-DBACAD1469ED}">
      <dgm:prSet phldrT="[Text]"/>
      <dgm:spPr/>
      <dgm:t>
        <a:bodyPr/>
        <a:lstStyle/>
        <a:p>
          <a:r>
            <a:rPr lang="fr-FR"/>
            <a:t>Réservation des domaines pour la société et l’ICO.</a:t>
          </a:r>
          <a:endParaRPr lang="en-US"/>
        </a:p>
      </dgm:t>
    </dgm:pt>
    <dgm:pt modelId="{DEE286B7-4970-475D-9804-2946A323EFA1}" type="parTrans" cxnId="{3733C00B-9C28-4447-8A8A-48185BE360C3}">
      <dgm:prSet/>
      <dgm:spPr/>
      <dgm:t>
        <a:bodyPr/>
        <a:lstStyle/>
        <a:p>
          <a:endParaRPr lang="en-US"/>
        </a:p>
      </dgm:t>
    </dgm:pt>
    <dgm:pt modelId="{726B9E7B-2F9C-4BA0-826A-2807219D1D42}" type="sibTrans" cxnId="{3733C00B-9C28-4447-8A8A-48185BE360C3}">
      <dgm:prSet/>
      <dgm:spPr/>
      <dgm:t>
        <a:bodyPr/>
        <a:lstStyle/>
        <a:p>
          <a:endParaRPr lang="en-US"/>
        </a:p>
      </dgm:t>
    </dgm:pt>
    <dgm:pt modelId="{15907D1D-2FB0-429C-BB50-6FD0536F37DE}">
      <dgm:prSet phldrT="[Text]"/>
      <dgm:spPr>
        <a:solidFill>
          <a:schemeClr val="accent5"/>
        </a:solidFill>
      </dgm:spPr>
      <dgm:t>
        <a:bodyPr/>
        <a:lstStyle/>
        <a:p>
          <a:r>
            <a:rPr lang="en-US"/>
            <a:t>Avril - Juin 2018</a:t>
          </a:r>
        </a:p>
      </dgm:t>
    </dgm:pt>
    <dgm:pt modelId="{9506F763-8EB8-4DAC-9500-B4BEEA50A23A}" type="parTrans" cxnId="{5D3B7F45-C10F-437E-B4DA-40823B243EB8}">
      <dgm:prSet/>
      <dgm:spPr/>
      <dgm:t>
        <a:bodyPr/>
        <a:lstStyle/>
        <a:p>
          <a:endParaRPr lang="en-US"/>
        </a:p>
      </dgm:t>
    </dgm:pt>
    <dgm:pt modelId="{B30F377E-D737-41F0-BBF6-4597954974E9}" type="sibTrans" cxnId="{5D3B7F45-C10F-437E-B4DA-40823B243EB8}">
      <dgm:prSet/>
      <dgm:spPr/>
      <dgm:t>
        <a:bodyPr/>
        <a:lstStyle/>
        <a:p>
          <a:endParaRPr lang="en-US"/>
        </a:p>
      </dgm:t>
    </dgm:pt>
    <dgm:pt modelId="{784B09A4-A04B-4DBE-B62E-EE0DDDE7092C}">
      <dgm:prSet phldrT="[Text]"/>
      <dgm:spPr/>
      <dgm:t>
        <a:bodyPr/>
        <a:lstStyle/>
        <a:p>
          <a:r>
            <a:rPr lang="fr-FR"/>
            <a:t>Préparation technique de l’ICO.</a:t>
          </a:r>
          <a:endParaRPr lang="en-US"/>
        </a:p>
      </dgm:t>
    </dgm:pt>
    <dgm:pt modelId="{171952D9-2FD9-48C4-8A0C-4125D2463AFB}" type="parTrans" cxnId="{11C82072-51EA-4747-818C-104C8910E16D}">
      <dgm:prSet/>
      <dgm:spPr/>
      <dgm:t>
        <a:bodyPr/>
        <a:lstStyle/>
        <a:p>
          <a:endParaRPr lang="en-US"/>
        </a:p>
      </dgm:t>
    </dgm:pt>
    <dgm:pt modelId="{DABDB764-01A0-47FA-99A3-11573D2D9AA8}" type="sibTrans" cxnId="{11C82072-51EA-4747-818C-104C8910E16D}">
      <dgm:prSet/>
      <dgm:spPr/>
      <dgm:t>
        <a:bodyPr/>
        <a:lstStyle/>
        <a:p>
          <a:endParaRPr lang="en-US"/>
        </a:p>
      </dgm:t>
    </dgm:pt>
    <dgm:pt modelId="{05428729-2FC8-4FA9-B9D5-D5C2497C2035}">
      <dgm:prSet phldrT="[Text]"/>
      <dgm:spPr>
        <a:solidFill>
          <a:schemeClr val="accent4"/>
        </a:solidFill>
      </dgm:spPr>
      <dgm:t>
        <a:bodyPr/>
        <a:lstStyle/>
        <a:p>
          <a:r>
            <a:rPr lang="fr-FR"/>
            <a:t>Juillet-Août 2018</a:t>
          </a:r>
          <a:endParaRPr lang="en-US"/>
        </a:p>
      </dgm:t>
    </dgm:pt>
    <dgm:pt modelId="{EA4133E9-9BFF-466D-AD50-786A55CDEC25}" type="parTrans" cxnId="{D35EB2CE-D076-4F08-B9FF-238BF95D2079}">
      <dgm:prSet/>
      <dgm:spPr/>
      <dgm:t>
        <a:bodyPr/>
        <a:lstStyle/>
        <a:p>
          <a:endParaRPr lang="en-US"/>
        </a:p>
      </dgm:t>
    </dgm:pt>
    <dgm:pt modelId="{31C99DBD-5BC0-4297-9095-AC991F216F9D}" type="sibTrans" cxnId="{D35EB2CE-D076-4F08-B9FF-238BF95D2079}">
      <dgm:prSet/>
      <dgm:spPr/>
      <dgm:t>
        <a:bodyPr/>
        <a:lstStyle/>
        <a:p>
          <a:endParaRPr lang="en-US"/>
        </a:p>
      </dgm:t>
    </dgm:pt>
    <dgm:pt modelId="{6C0AA12A-A7C8-41B6-8A5C-C92E2B86425E}">
      <dgm:prSet phldrT="[Text]"/>
      <dgm:spPr/>
      <dgm:t>
        <a:bodyPr/>
        <a:lstStyle/>
        <a:p>
          <a:r>
            <a:rPr lang="en-US"/>
            <a:t>Finalisation des documents et site web.</a:t>
          </a:r>
        </a:p>
      </dgm:t>
    </dgm:pt>
    <dgm:pt modelId="{4ECBD621-990D-4E43-9582-D8AFF94F734D}" type="parTrans" cxnId="{0C28F91D-6E66-4184-A838-A58CD8DFD988}">
      <dgm:prSet/>
      <dgm:spPr/>
      <dgm:t>
        <a:bodyPr/>
        <a:lstStyle/>
        <a:p>
          <a:endParaRPr lang="en-US"/>
        </a:p>
      </dgm:t>
    </dgm:pt>
    <dgm:pt modelId="{C1D4F6D7-C977-4FBF-8EEF-E58C39CFF92F}" type="sibTrans" cxnId="{0C28F91D-6E66-4184-A838-A58CD8DFD988}">
      <dgm:prSet/>
      <dgm:spPr/>
      <dgm:t>
        <a:bodyPr/>
        <a:lstStyle/>
        <a:p>
          <a:endParaRPr lang="en-US"/>
        </a:p>
      </dgm:t>
    </dgm:pt>
    <dgm:pt modelId="{35A7910D-045A-4F0B-B811-53DDD8DFA764}">
      <dgm:prSet phldrT="[Text]"/>
      <dgm:spPr/>
      <dgm:t>
        <a:bodyPr/>
        <a:lstStyle/>
        <a:p>
          <a:r>
            <a:rPr lang="fr-FR"/>
            <a:t>Préparation technique de l’ICO.</a:t>
          </a:r>
          <a:endParaRPr lang="en-US"/>
        </a:p>
      </dgm:t>
    </dgm:pt>
    <dgm:pt modelId="{9F56EE2E-2C35-4B2D-8C9A-ECAAB1485CC4}" type="parTrans" cxnId="{9F372A79-0E9E-42E0-92E3-EFDE4E4E4ED3}">
      <dgm:prSet/>
      <dgm:spPr/>
      <dgm:t>
        <a:bodyPr/>
        <a:lstStyle/>
        <a:p>
          <a:endParaRPr lang="en-US"/>
        </a:p>
      </dgm:t>
    </dgm:pt>
    <dgm:pt modelId="{AC4E66B8-734F-4A03-9E6E-6DABD0543989}" type="sibTrans" cxnId="{9F372A79-0E9E-42E0-92E3-EFDE4E4E4ED3}">
      <dgm:prSet/>
      <dgm:spPr/>
      <dgm:t>
        <a:bodyPr/>
        <a:lstStyle/>
        <a:p>
          <a:endParaRPr lang="en-US"/>
        </a:p>
      </dgm:t>
    </dgm:pt>
    <dgm:pt modelId="{0F39A7BB-9CF7-43D4-875A-148D2E14EF0D}">
      <dgm:prSet phldrT="[Text]"/>
      <dgm:spPr/>
      <dgm:t>
        <a:bodyPr/>
        <a:lstStyle/>
        <a:p>
          <a:r>
            <a:rPr lang="fr-FR"/>
            <a:t>Début réalisation des services et application client.</a:t>
          </a:r>
          <a:endParaRPr lang="en-US"/>
        </a:p>
      </dgm:t>
    </dgm:pt>
    <dgm:pt modelId="{3D07C250-FAA9-447F-B754-3077EDC394C6}" type="parTrans" cxnId="{2F22A6BA-8DEF-4D76-AB0B-4DA8EE2088D5}">
      <dgm:prSet/>
      <dgm:spPr/>
      <dgm:t>
        <a:bodyPr/>
        <a:lstStyle/>
        <a:p>
          <a:endParaRPr lang="en-US"/>
        </a:p>
      </dgm:t>
    </dgm:pt>
    <dgm:pt modelId="{AB20851A-B108-4391-80E6-C30BBD06CDFE}" type="sibTrans" cxnId="{2F22A6BA-8DEF-4D76-AB0B-4DA8EE2088D5}">
      <dgm:prSet/>
      <dgm:spPr/>
      <dgm:t>
        <a:bodyPr/>
        <a:lstStyle/>
        <a:p>
          <a:endParaRPr lang="en-US"/>
        </a:p>
      </dgm:t>
    </dgm:pt>
    <dgm:pt modelId="{6C5BBDE5-437E-492F-BAE7-1F965561AB1F}">
      <dgm:prSet phldrT="[Text]"/>
      <dgm:spPr/>
      <dgm:t>
        <a:bodyPr/>
        <a:lstStyle/>
        <a:p>
          <a:r>
            <a:rPr lang="en-US"/>
            <a:t>Traduction des documents et site web.</a:t>
          </a:r>
        </a:p>
      </dgm:t>
    </dgm:pt>
    <dgm:pt modelId="{00DBE395-684F-4E88-B283-4856CF06CF36}" type="parTrans" cxnId="{C3E7C48C-B7A8-4F96-ADA2-C4308B2E9A0C}">
      <dgm:prSet/>
      <dgm:spPr/>
      <dgm:t>
        <a:bodyPr/>
        <a:lstStyle/>
        <a:p>
          <a:endParaRPr lang="en-US"/>
        </a:p>
      </dgm:t>
    </dgm:pt>
    <dgm:pt modelId="{E5A71E4F-0A5A-4284-8052-C79C3384564E}" type="sibTrans" cxnId="{C3E7C48C-B7A8-4F96-ADA2-C4308B2E9A0C}">
      <dgm:prSet/>
      <dgm:spPr/>
      <dgm:t>
        <a:bodyPr/>
        <a:lstStyle/>
        <a:p>
          <a:endParaRPr lang="en-US"/>
        </a:p>
      </dgm:t>
    </dgm:pt>
    <dgm:pt modelId="{B12385A2-D240-4F80-A8CE-EBA587CA9BAB}">
      <dgm:prSet phldrT="[Text]"/>
      <dgm:spPr/>
      <dgm:t>
        <a:bodyPr/>
        <a:lstStyle/>
        <a:p>
          <a:r>
            <a:rPr lang="en-US"/>
            <a:t>Tests complets du système pour l'ICO (Site web, serveurs, Blockchain)</a:t>
          </a:r>
        </a:p>
      </dgm:t>
    </dgm:pt>
    <dgm:pt modelId="{3E55D0B9-0A8C-4CCE-9951-8DD1BF3C3916}" type="parTrans" cxnId="{1B9282AB-496B-4406-BF8E-196E64CE5353}">
      <dgm:prSet/>
      <dgm:spPr/>
      <dgm:t>
        <a:bodyPr/>
        <a:lstStyle/>
        <a:p>
          <a:endParaRPr lang="en-US"/>
        </a:p>
      </dgm:t>
    </dgm:pt>
    <dgm:pt modelId="{FA3D4422-E391-4055-A6E1-9462DC022FA4}" type="sibTrans" cxnId="{1B9282AB-496B-4406-BF8E-196E64CE5353}">
      <dgm:prSet/>
      <dgm:spPr/>
      <dgm:t>
        <a:bodyPr/>
        <a:lstStyle/>
        <a:p>
          <a:endParaRPr lang="en-US"/>
        </a:p>
      </dgm:t>
    </dgm:pt>
    <dgm:pt modelId="{09B1290D-D0C3-493A-82D0-7AAAEA82C623}">
      <dgm:prSet phldrT="[Text]"/>
      <dgm:spPr>
        <a:solidFill>
          <a:schemeClr val="accent3"/>
        </a:solidFill>
      </dgm:spPr>
      <dgm:t>
        <a:bodyPr/>
        <a:lstStyle/>
        <a:p>
          <a:r>
            <a:rPr lang="fr-FR"/>
            <a:t>Septembre - Novembre 2018</a:t>
          </a:r>
          <a:endParaRPr lang="en-US"/>
        </a:p>
      </dgm:t>
    </dgm:pt>
    <dgm:pt modelId="{469F4690-EF83-4F22-AB27-073E600D1FCF}" type="parTrans" cxnId="{8FF1D63C-D47B-48CE-9EB6-4200535DE15D}">
      <dgm:prSet/>
      <dgm:spPr/>
      <dgm:t>
        <a:bodyPr/>
        <a:lstStyle/>
        <a:p>
          <a:endParaRPr lang="en-US"/>
        </a:p>
      </dgm:t>
    </dgm:pt>
    <dgm:pt modelId="{12F05218-1699-43AC-8178-3273E9A9F07C}" type="sibTrans" cxnId="{8FF1D63C-D47B-48CE-9EB6-4200535DE15D}">
      <dgm:prSet/>
      <dgm:spPr/>
      <dgm:t>
        <a:bodyPr/>
        <a:lstStyle/>
        <a:p>
          <a:endParaRPr lang="en-US"/>
        </a:p>
      </dgm:t>
    </dgm:pt>
    <dgm:pt modelId="{EE27DB7A-2B12-460D-8C86-C73389C88036}">
      <dgm:prSet phldrT="[Text]"/>
      <dgm:spPr/>
      <dgm:t>
        <a:bodyPr/>
        <a:lstStyle/>
        <a:p>
          <a:r>
            <a:rPr lang="fr-FR"/>
            <a:t>Lancement ICO publique.</a:t>
          </a:r>
          <a:endParaRPr lang="en-US"/>
        </a:p>
      </dgm:t>
    </dgm:pt>
    <dgm:pt modelId="{7AF0741C-997C-495F-A98A-E85F1F583818}" type="parTrans" cxnId="{4B0ABE86-343A-40E4-B9D9-61DB60D80774}">
      <dgm:prSet/>
      <dgm:spPr/>
      <dgm:t>
        <a:bodyPr/>
        <a:lstStyle/>
        <a:p>
          <a:endParaRPr lang="en-US"/>
        </a:p>
      </dgm:t>
    </dgm:pt>
    <dgm:pt modelId="{149EA2A3-A964-4751-9405-E169C1B3089D}" type="sibTrans" cxnId="{4B0ABE86-343A-40E4-B9D9-61DB60D80774}">
      <dgm:prSet/>
      <dgm:spPr/>
      <dgm:t>
        <a:bodyPr/>
        <a:lstStyle/>
        <a:p>
          <a:endParaRPr lang="en-US"/>
        </a:p>
      </dgm:t>
    </dgm:pt>
    <dgm:pt modelId="{FA074F50-9EAB-4296-8833-1708D7746D41}">
      <dgm:prSet phldrT="[Text]"/>
      <dgm:spPr/>
      <dgm:t>
        <a:bodyPr/>
        <a:lstStyle/>
        <a:p>
          <a:r>
            <a:rPr lang="en-US"/>
            <a:t>Recrutement animateurs pour les réseaux sociaux.</a:t>
          </a:r>
        </a:p>
      </dgm:t>
    </dgm:pt>
    <dgm:pt modelId="{2F967FB2-2E93-4175-AEF3-8F3415BB043D}" type="parTrans" cxnId="{4CB090B0-9B59-4ABB-A805-430E1C8DE7F2}">
      <dgm:prSet/>
      <dgm:spPr/>
      <dgm:t>
        <a:bodyPr/>
        <a:lstStyle/>
        <a:p>
          <a:endParaRPr lang="en-US"/>
        </a:p>
      </dgm:t>
    </dgm:pt>
    <dgm:pt modelId="{AD43FA29-36E8-448A-BEEB-7DDF689DA4A2}" type="sibTrans" cxnId="{4CB090B0-9B59-4ABB-A805-430E1C8DE7F2}">
      <dgm:prSet/>
      <dgm:spPr/>
      <dgm:t>
        <a:bodyPr/>
        <a:lstStyle/>
        <a:p>
          <a:endParaRPr lang="en-US"/>
        </a:p>
      </dgm:t>
    </dgm:pt>
    <dgm:pt modelId="{6254B759-13CB-4D47-A519-06D0519475E6}">
      <dgm:prSet phldrT="[Text]"/>
      <dgm:spPr/>
      <dgm:t>
        <a:bodyPr/>
        <a:lstStyle/>
        <a:p>
          <a:r>
            <a:rPr lang="en-US"/>
            <a:t>Recrutement animateurs pour les réseaux sociaux.</a:t>
          </a:r>
        </a:p>
      </dgm:t>
    </dgm:pt>
    <dgm:pt modelId="{C5A2E9A6-932B-4CFD-8B77-8F7885BF0C7B}" type="parTrans" cxnId="{5277A91E-06D8-4E83-AEEA-E9D4EC4EC2D5}">
      <dgm:prSet/>
      <dgm:spPr/>
      <dgm:t>
        <a:bodyPr/>
        <a:lstStyle/>
        <a:p>
          <a:endParaRPr lang="en-US"/>
        </a:p>
      </dgm:t>
    </dgm:pt>
    <dgm:pt modelId="{2CF0523E-82A2-49BD-B056-E1BD52F14188}" type="sibTrans" cxnId="{5277A91E-06D8-4E83-AEEA-E9D4EC4EC2D5}">
      <dgm:prSet/>
      <dgm:spPr/>
      <dgm:t>
        <a:bodyPr/>
        <a:lstStyle/>
        <a:p>
          <a:endParaRPr lang="en-US"/>
        </a:p>
      </dgm:t>
    </dgm:pt>
    <dgm:pt modelId="{2CB1F214-AFC1-46F7-8FCB-284FFB749318}">
      <dgm:prSet phldrT="[Text]"/>
      <dgm:spPr/>
      <dgm:t>
        <a:bodyPr/>
        <a:lstStyle/>
        <a:p>
          <a:r>
            <a:rPr lang="fr-FR"/>
            <a:t>Préannonce de l’ICO.</a:t>
          </a:r>
          <a:endParaRPr lang="en-US"/>
        </a:p>
      </dgm:t>
    </dgm:pt>
    <dgm:pt modelId="{5FADE27D-D9F1-4401-BF12-0C42EB0682FC}" type="parTrans" cxnId="{77691963-F174-41F0-821B-AE16EB8F391E}">
      <dgm:prSet/>
      <dgm:spPr/>
      <dgm:t>
        <a:bodyPr/>
        <a:lstStyle/>
        <a:p>
          <a:endParaRPr lang="en-US"/>
        </a:p>
      </dgm:t>
    </dgm:pt>
    <dgm:pt modelId="{B9758345-999C-4405-A3C2-11279EFF8A29}" type="sibTrans" cxnId="{77691963-F174-41F0-821B-AE16EB8F391E}">
      <dgm:prSet/>
      <dgm:spPr/>
      <dgm:t>
        <a:bodyPr/>
        <a:lstStyle/>
        <a:p>
          <a:endParaRPr lang="en-US"/>
        </a:p>
      </dgm:t>
    </dgm:pt>
    <dgm:pt modelId="{5CA809CC-1BB1-4D3D-BF10-F446249E8C9D}">
      <dgm:prSet phldrT="[Text]"/>
      <dgm:spPr/>
      <dgm:t>
        <a:bodyPr/>
        <a:lstStyle/>
        <a:p>
          <a:r>
            <a:rPr lang="en-US"/>
            <a:t>Suivi de l'ICO.</a:t>
          </a:r>
        </a:p>
      </dgm:t>
    </dgm:pt>
    <dgm:pt modelId="{31B572DD-6E7E-4F9B-A7D8-D3365D1DEF6C}" type="parTrans" cxnId="{16EE08C4-39DF-4030-AC47-22D0EEC92C07}">
      <dgm:prSet/>
      <dgm:spPr/>
      <dgm:t>
        <a:bodyPr/>
        <a:lstStyle/>
        <a:p>
          <a:endParaRPr lang="en-US"/>
        </a:p>
      </dgm:t>
    </dgm:pt>
    <dgm:pt modelId="{4E95A993-8C0E-401E-A5C6-9B07ACB8D3BC}" type="sibTrans" cxnId="{16EE08C4-39DF-4030-AC47-22D0EEC92C07}">
      <dgm:prSet/>
      <dgm:spPr/>
      <dgm:t>
        <a:bodyPr/>
        <a:lstStyle/>
        <a:p>
          <a:endParaRPr lang="en-US"/>
        </a:p>
      </dgm:t>
    </dgm:pt>
    <dgm:pt modelId="{4E79BF1C-8849-4F17-94DA-434E31A63073}">
      <dgm:prSet phldrT="[Text]"/>
      <dgm:spPr/>
      <dgm:t>
        <a:bodyPr/>
        <a:lstStyle/>
        <a:p>
          <a:r>
            <a:rPr lang="en-US"/>
            <a:t>Support aux animateurs des réseaux sociaux.</a:t>
          </a:r>
        </a:p>
      </dgm:t>
    </dgm:pt>
    <dgm:pt modelId="{348CE6DA-78A5-4A10-9D7A-78F71CD59C3F}" type="parTrans" cxnId="{68B08B03-4C38-4636-931D-9C40389E2BFA}">
      <dgm:prSet/>
      <dgm:spPr/>
      <dgm:t>
        <a:bodyPr/>
        <a:lstStyle/>
        <a:p>
          <a:endParaRPr lang="en-US"/>
        </a:p>
      </dgm:t>
    </dgm:pt>
    <dgm:pt modelId="{49647E66-0564-450E-8660-59DAFA0489D5}" type="sibTrans" cxnId="{68B08B03-4C38-4636-931D-9C40389E2BFA}">
      <dgm:prSet/>
      <dgm:spPr/>
      <dgm:t>
        <a:bodyPr/>
        <a:lstStyle/>
        <a:p>
          <a:endParaRPr lang="en-US"/>
        </a:p>
      </dgm:t>
    </dgm:pt>
    <dgm:pt modelId="{7A289670-45D2-4CC0-8CCD-26F450331A1C}">
      <dgm:prSet phldrT="[Text]"/>
      <dgm:spPr>
        <a:solidFill>
          <a:schemeClr val="accent2"/>
        </a:solidFill>
      </dgm:spPr>
      <dgm:t>
        <a:bodyPr/>
        <a:lstStyle/>
        <a:p>
          <a:r>
            <a:rPr lang="en-US"/>
            <a:t>Décembre 2018</a:t>
          </a:r>
        </a:p>
      </dgm:t>
    </dgm:pt>
    <dgm:pt modelId="{02A21978-1FDB-4049-8D95-6AF3036A7E3F}" type="parTrans" cxnId="{0723689E-9AED-4BEE-8FC6-660AEF8CBB9D}">
      <dgm:prSet/>
      <dgm:spPr/>
      <dgm:t>
        <a:bodyPr/>
        <a:lstStyle/>
        <a:p>
          <a:endParaRPr lang="en-US"/>
        </a:p>
      </dgm:t>
    </dgm:pt>
    <dgm:pt modelId="{6ADF25BF-D3E4-41BB-94E0-D8B49FF895EA}" type="sibTrans" cxnId="{0723689E-9AED-4BEE-8FC6-660AEF8CBB9D}">
      <dgm:prSet/>
      <dgm:spPr/>
      <dgm:t>
        <a:bodyPr/>
        <a:lstStyle/>
        <a:p>
          <a:endParaRPr lang="en-US"/>
        </a:p>
      </dgm:t>
    </dgm:pt>
    <dgm:pt modelId="{36B5CB7B-B08E-427B-90BB-381CB487FA8D}">
      <dgm:prSet/>
      <dgm:spPr/>
      <dgm:t>
        <a:bodyPr/>
        <a:lstStyle/>
        <a:p>
          <a:r>
            <a:rPr lang="en-US"/>
            <a:t>Fin ICO publique (ou plus tôt si hard cap atteint avant cette date)</a:t>
          </a:r>
        </a:p>
      </dgm:t>
    </dgm:pt>
    <dgm:pt modelId="{A32E2C5C-224A-43B0-A7FE-04F6BF48270E}" type="parTrans" cxnId="{2A1AE573-5808-4CDA-A0C9-26893A92E506}">
      <dgm:prSet/>
      <dgm:spPr/>
      <dgm:t>
        <a:bodyPr/>
        <a:lstStyle/>
        <a:p>
          <a:endParaRPr lang="en-US"/>
        </a:p>
      </dgm:t>
    </dgm:pt>
    <dgm:pt modelId="{00FF2453-02CA-42EF-B7B5-CEB7224F7815}" type="sibTrans" cxnId="{2A1AE573-5808-4CDA-A0C9-26893A92E506}">
      <dgm:prSet/>
      <dgm:spPr/>
      <dgm:t>
        <a:bodyPr/>
        <a:lstStyle/>
        <a:p>
          <a:endParaRPr lang="en-US"/>
        </a:p>
      </dgm:t>
    </dgm:pt>
    <dgm:pt modelId="{008705AB-6ABD-45BC-A51B-EA748B3E4B1E}">
      <dgm:prSet/>
      <dgm:spPr/>
      <dgm:t>
        <a:bodyPr/>
        <a:lstStyle/>
        <a:p>
          <a:r>
            <a:rPr lang="en-US"/>
            <a:t>Bilan</a:t>
          </a:r>
        </a:p>
      </dgm:t>
    </dgm:pt>
    <dgm:pt modelId="{1D1D3FBC-43EF-4C58-8E80-A3C4E4D7DD3B}" type="parTrans" cxnId="{BE804E9D-FA16-4A45-ACE4-431B5DE22036}">
      <dgm:prSet/>
      <dgm:spPr/>
      <dgm:t>
        <a:bodyPr/>
        <a:lstStyle/>
        <a:p>
          <a:endParaRPr lang="en-US"/>
        </a:p>
      </dgm:t>
    </dgm:pt>
    <dgm:pt modelId="{C55B27D3-AFB4-471A-A11C-77E2A30BBB67}" type="sibTrans" cxnId="{BE804E9D-FA16-4A45-ACE4-431B5DE22036}">
      <dgm:prSet/>
      <dgm:spPr/>
      <dgm:t>
        <a:bodyPr/>
        <a:lstStyle/>
        <a:p>
          <a:endParaRPr lang="en-US"/>
        </a:p>
      </dgm:t>
    </dgm:pt>
    <dgm:pt modelId="{17A3EF31-DBE1-41CB-A0F7-B8ED1B1D8D3F}">
      <dgm:prSet/>
      <dgm:spPr/>
      <dgm:t>
        <a:bodyPr/>
        <a:lstStyle/>
        <a:p>
          <a:r>
            <a:rPr lang="en-US"/>
            <a:t>Début embauches pour renforcement du developpement (*)</a:t>
          </a:r>
        </a:p>
      </dgm:t>
    </dgm:pt>
    <dgm:pt modelId="{6492AC54-43A7-48E6-B9A3-B2680A12A1A8}" type="parTrans" cxnId="{A0D55159-B628-477B-8E8B-9582527E05AD}">
      <dgm:prSet/>
      <dgm:spPr/>
      <dgm:t>
        <a:bodyPr/>
        <a:lstStyle/>
        <a:p>
          <a:endParaRPr lang="en-US"/>
        </a:p>
      </dgm:t>
    </dgm:pt>
    <dgm:pt modelId="{FA262771-FD90-46C6-B44C-6F4696A53244}" type="sibTrans" cxnId="{A0D55159-B628-477B-8E8B-9582527E05AD}">
      <dgm:prSet/>
      <dgm:spPr/>
      <dgm:t>
        <a:bodyPr/>
        <a:lstStyle/>
        <a:p>
          <a:endParaRPr lang="en-US"/>
        </a:p>
      </dgm:t>
    </dgm:pt>
    <dgm:pt modelId="{D6EBE568-A425-4ED5-A46A-C6779C980E95}">
      <dgm:prSet phldrT="[Text]"/>
      <dgm:spPr/>
      <dgm:t>
        <a:bodyPr/>
        <a:lstStyle/>
        <a:p>
          <a:r>
            <a:rPr lang="fr-FR"/>
            <a:t>Création de la société d’exploitation (Grey Matter Technologies)</a:t>
          </a:r>
          <a:endParaRPr lang="en-US"/>
        </a:p>
      </dgm:t>
    </dgm:pt>
    <dgm:pt modelId="{B8E1492A-67BC-43BC-BE3D-49963CA5033A}" type="parTrans" cxnId="{2985747E-1F2E-479E-8803-7D2FE30138EA}">
      <dgm:prSet/>
      <dgm:spPr/>
      <dgm:t>
        <a:bodyPr/>
        <a:lstStyle/>
        <a:p>
          <a:endParaRPr lang="fr-FR"/>
        </a:p>
      </dgm:t>
    </dgm:pt>
    <dgm:pt modelId="{47A06C8F-E8EC-4A78-9455-EDD6964C48B1}" type="sibTrans" cxnId="{2985747E-1F2E-479E-8803-7D2FE30138EA}">
      <dgm:prSet/>
      <dgm:spPr/>
      <dgm:t>
        <a:bodyPr/>
        <a:lstStyle/>
        <a:p>
          <a:endParaRPr lang="fr-FR"/>
        </a:p>
      </dgm:t>
    </dgm:pt>
    <dgm:pt modelId="{154EACFF-ABB3-4E4C-A9C9-DC491D93B49E}" type="pres">
      <dgm:prSet presAssocID="{D2282DDE-1F3C-429F-9EDB-5EF2A4345B96}" presName="linearFlow" presStyleCnt="0">
        <dgm:presLayoutVars>
          <dgm:dir/>
          <dgm:animLvl val="lvl"/>
          <dgm:resizeHandles val="exact"/>
        </dgm:presLayoutVars>
      </dgm:prSet>
      <dgm:spPr/>
    </dgm:pt>
    <dgm:pt modelId="{32FD5A0C-1A4F-4FF3-B329-555634FC6558}" type="pres">
      <dgm:prSet presAssocID="{9FA75608-652B-4A9F-BE0E-9C8A2E9554E6}" presName="composite" presStyleCnt="0"/>
      <dgm:spPr/>
    </dgm:pt>
    <dgm:pt modelId="{4846252A-B021-44BC-B18C-33FACE99D169}" type="pres">
      <dgm:prSet presAssocID="{9FA75608-652B-4A9F-BE0E-9C8A2E9554E6}" presName="parentText" presStyleLbl="alignNode1" presStyleIdx="0" presStyleCnt="5">
        <dgm:presLayoutVars>
          <dgm:chMax val="1"/>
          <dgm:bulletEnabled val="1"/>
        </dgm:presLayoutVars>
      </dgm:prSet>
      <dgm:spPr/>
    </dgm:pt>
    <dgm:pt modelId="{10182DD2-6B48-4B39-8B0C-C562113B140C}" type="pres">
      <dgm:prSet presAssocID="{9FA75608-652B-4A9F-BE0E-9C8A2E9554E6}" presName="descendantText" presStyleLbl="alignAcc1" presStyleIdx="0" presStyleCnt="5">
        <dgm:presLayoutVars>
          <dgm:bulletEnabled val="1"/>
        </dgm:presLayoutVars>
      </dgm:prSet>
      <dgm:spPr/>
    </dgm:pt>
    <dgm:pt modelId="{E3986A85-9D86-46AC-A3DD-B9F211298EFF}" type="pres">
      <dgm:prSet presAssocID="{60F17B53-43DD-4C35-AF39-6D268D3F56E0}" presName="sp" presStyleCnt="0"/>
      <dgm:spPr/>
    </dgm:pt>
    <dgm:pt modelId="{E2F41390-98C7-49F1-B24D-867463CFBD4D}" type="pres">
      <dgm:prSet presAssocID="{15907D1D-2FB0-429C-BB50-6FD0536F37DE}" presName="composite" presStyleCnt="0"/>
      <dgm:spPr/>
    </dgm:pt>
    <dgm:pt modelId="{2B885E48-C08B-47BE-9633-722AC518D54A}" type="pres">
      <dgm:prSet presAssocID="{15907D1D-2FB0-429C-BB50-6FD0536F37DE}" presName="parentText" presStyleLbl="alignNode1" presStyleIdx="1" presStyleCnt="5">
        <dgm:presLayoutVars>
          <dgm:chMax val="1"/>
          <dgm:bulletEnabled val="1"/>
        </dgm:presLayoutVars>
      </dgm:prSet>
      <dgm:spPr/>
    </dgm:pt>
    <dgm:pt modelId="{3356609E-7BE4-49D8-B1DC-C3DBF7628E0E}" type="pres">
      <dgm:prSet presAssocID="{15907D1D-2FB0-429C-BB50-6FD0536F37DE}" presName="descendantText" presStyleLbl="alignAcc1" presStyleIdx="1" presStyleCnt="5">
        <dgm:presLayoutVars>
          <dgm:bulletEnabled val="1"/>
        </dgm:presLayoutVars>
      </dgm:prSet>
      <dgm:spPr/>
    </dgm:pt>
    <dgm:pt modelId="{3B08709D-9959-4DC9-A793-83C83CD905BA}" type="pres">
      <dgm:prSet presAssocID="{B30F377E-D737-41F0-BBF6-4597954974E9}" presName="sp" presStyleCnt="0"/>
      <dgm:spPr/>
    </dgm:pt>
    <dgm:pt modelId="{45AE6AC1-696E-4366-98D2-B5E3DA1C7F08}" type="pres">
      <dgm:prSet presAssocID="{05428729-2FC8-4FA9-B9D5-D5C2497C2035}" presName="composite" presStyleCnt="0"/>
      <dgm:spPr/>
    </dgm:pt>
    <dgm:pt modelId="{180F950C-915C-4BFF-B2EB-187428A8E5CE}" type="pres">
      <dgm:prSet presAssocID="{05428729-2FC8-4FA9-B9D5-D5C2497C2035}" presName="parentText" presStyleLbl="alignNode1" presStyleIdx="2" presStyleCnt="5">
        <dgm:presLayoutVars>
          <dgm:chMax val="1"/>
          <dgm:bulletEnabled val="1"/>
        </dgm:presLayoutVars>
      </dgm:prSet>
      <dgm:spPr/>
    </dgm:pt>
    <dgm:pt modelId="{652AC2ED-50A0-433D-954D-5FCD28E2265B}" type="pres">
      <dgm:prSet presAssocID="{05428729-2FC8-4FA9-B9D5-D5C2497C2035}" presName="descendantText" presStyleLbl="alignAcc1" presStyleIdx="2" presStyleCnt="5">
        <dgm:presLayoutVars>
          <dgm:bulletEnabled val="1"/>
        </dgm:presLayoutVars>
      </dgm:prSet>
      <dgm:spPr/>
    </dgm:pt>
    <dgm:pt modelId="{1B6EBC86-97A0-4A29-8193-14325DD96751}" type="pres">
      <dgm:prSet presAssocID="{31C99DBD-5BC0-4297-9095-AC991F216F9D}" presName="sp" presStyleCnt="0"/>
      <dgm:spPr/>
    </dgm:pt>
    <dgm:pt modelId="{BD2F3A2F-5EDC-4D96-931D-A48BBEC1030C}" type="pres">
      <dgm:prSet presAssocID="{09B1290D-D0C3-493A-82D0-7AAAEA82C623}" presName="composite" presStyleCnt="0"/>
      <dgm:spPr/>
    </dgm:pt>
    <dgm:pt modelId="{A25C0408-CD85-4F03-ABDD-DDE7AD9F71A4}" type="pres">
      <dgm:prSet presAssocID="{09B1290D-D0C3-493A-82D0-7AAAEA82C623}" presName="parentText" presStyleLbl="alignNode1" presStyleIdx="3" presStyleCnt="5">
        <dgm:presLayoutVars>
          <dgm:chMax val="1"/>
          <dgm:bulletEnabled val="1"/>
        </dgm:presLayoutVars>
      </dgm:prSet>
      <dgm:spPr/>
    </dgm:pt>
    <dgm:pt modelId="{E9103451-646C-453C-BD97-CB2D74ACEE06}" type="pres">
      <dgm:prSet presAssocID="{09B1290D-D0C3-493A-82D0-7AAAEA82C623}" presName="descendantText" presStyleLbl="alignAcc1" presStyleIdx="3" presStyleCnt="5">
        <dgm:presLayoutVars>
          <dgm:bulletEnabled val="1"/>
        </dgm:presLayoutVars>
      </dgm:prSet>
      <dgm:spPr/>
    </dgm:pt>
    <dgm:pt modelId="{A3D1D25C-7A2C-4738-A4B4-8FFB78429A2F}" type="pres">
      <dgm:prSet presAssocID="{12F05218-1699-43AC-8178-3273E9A9F07C}" presName="sp" presStyleCnt="0"/>
      <dgm:spPr/>
    </dgm:pt>
    <dgm:pt modelId="{19BDD13B-0587-4980-894C-EC238460D8DB}" type="pres">
      <dgm:prSet presAssocID="{7A289670-45D2-4CC0-8CCD-26F450331A1C}" presName="composite" presStyleCnt="0"/>
      <dgm:spPr/>
    </dgm:pt>
    <dgm:pt modelId="{8E0AD194-C5EA-4740-B62F-65AE3020835E}" type="pres">
      <dgm:prSet presAssocID="{7A289670-45D2-4CC0-8CCD-26F450331A1C}" presName="parentText" presStyleLbl="alignNode1" presStyleIdx="4" presStyleCnt="5">
        <dgm:presLayoutVars>
          <dgm:chMax val="1"/>
          <dgm:bulletEnabled val="1"/>
        </dgm:presLayoutVars>
      </dgm:prSet>
      <dgm:spPr/>
    </dgm:pt>
    <dgm:pt modelId="{705B0E73-E7D0-4B12-98A6-5E80A5AD26AD}" type="pres">
      <dgm:prSet presAssocID="{7A289670-45D2-4CC0-8CCD-26F450331A1C}" presName="descendantText" presStyleLbl="alignAcc1" presStyleIdx="4" presStyleCnt="5">
        <dgm:presLayoutVars>
          <dgm:bulletEnabled val="1"/>
        </dgm:presLayoutVars>
      </dgm:prSet>
      <dgm:spPr/>
    </dgm:pt>
  </dgm:ptLst>
  <dgm:cxnLst>
    <dgm:cxn modelId="{68B08B03-4C38-4636-931D-9C40389E2BFA}" srcId="{09B1290D-D0C3-493A-82D0-7AAAEA82C623}" destId="{4E79BF1C-8849-4F17-94DA-434E31A63073}" srcOrd="2" destOrd="0" parTransId="{348CE6DA-78A5-4A10-9D7A-78F71CD59C3F}" sibTransId="{49647E66-0564-450E-8660-59DAFA0489D5}"/>
    <dgm:cxn modelId="{3733C00B-9C28-4447-8A8A-48185BE360C3}" srcId="{9FA75608-652B-4A9F-BE0E-9C8A2E9554E6}" destId="{51840C3C-21FC-4E42-8F64-DBACAD1469ED}" srcOrd="1" destOrd="0" parTransId="{DEE286B7-4970-475D-9804-2946A323EFA1}" sibTransId="{726B9E7B-2F9C-4BA0-826A-2807219D1D42}"/>
    <dgm:cxn modelId="{83548D0E-3B6F-4077-881C-D4727799A0F8}" type="presOf" srcId="{6C5BBDE5-437E-492F-BAE7-1F965561AB1F}" destId="{652AC2ED-50A0-433D-954D-5FCD28E2265B}" srcOrd="0" destOrd="3" presId="urn:microsoft.com/office/officeart/2005/8/layout/chevron2"/>
    <dgm:cxn modelId="{0C28F91D-6E66-4184-A838-A58CD8DFD988}" srcId="{05428729-2FC8-4FA9-B9D5-D5C2497C2035}" destId="{6C0AA12A-A7C8-41B6-8A5C-C92E2B86425E}" srcOrd="2" destOrd="0" parTransId="{4ECBD621-990D-4E43-9582-D8AFF94F734D}" sibTransId="{C1D4F6D7-C977-4FBF-8EEF-E58C39CFF92F}"/>
    <dgm:cxn modelId="{5277A91E-06D8-4E83-AEEA-E9D4EC4EC2D5}" srcId="{05428729-2FC8-4FA9-B9D5-D5C2497C2035}" destId="{6254B759-13CB-4D47-A519-06D0519475E6}" srcOrd="1" destOrd="0" parTransId="{C5A2E9A6-932B-4CFD-8B77-8F7885BF0C7B}" sibTransId="{2CF0523E-82A2-49BD-B056-E1BD52F14188}"/>
    <dgm:cxn modelId="{F6423828-C36F-4ABA-B63C-0E1C293CF758}" type="presOf" srcId="{8037B44E-E6E5-4E8E-A18B-7548589CF0B6}" destId="{10182DD2-6B48-4B39-8B0C-C562113B140C}" srcOrd="0" destOrd="0" presId="urn:microsoft.com/office/officeart/2005/8/layout/chevron2"/>
    <dgm:cxn modelId="{8FF1D63C-D47B-48CE-9EB6-4200535DE15D}" srcId="{D2282DDE-1F3C-429F-9EDB-5EF2A4345B96}" destId="{09B1290D-D0C3-493A-82D0-7AAAEA82C623}" srcOrd="3" destOrd="0" parTransId="{469F4690-EF83-4F22-AB27-073E600D1FCF}" sibTransId="{12F05218-1699-43AC-8178-3273E9A9F07C}"/>
    <dgm:cxn modelId="{36ABC85E-66A9-4BE4-8438-471E413DA63D}" type="presOf" srcId="{4E79BF1C-8849-4F17-94DA-434E31A63073}" destId="{E9103451-646C-453C-BD97-CB2D74ACEE06}" srcOrd="0" destOrd="2" presId="urn:microsoft.com/office/officeart/2005/8/layout/chevron2"/>
    <dgm:cxn modelId="{77691963-F174-41F0-821B-AE16EB8F391E}" srcId="{05428729-2FC8-4FA9-B9D5-D5C2497C2035}" destId="{2CB1F214-AFC1-46F7-8FCB-284FFB749318}" srcOrd="5" destOrd="0" parTransId="{5FADE27D-D9F1-4401-BF12-0C42EB0682FC}" sibTransId="{B9758345-999C-4405-A3C2-11279EFF8A29}"/>
    <dgm:cxn modelId="{5D3B7F45-C10F-437E-B4DA-40823B243EB8}" srcId="{D2282DDE-1F3C-429F-9EDB-5EF2A4345B96}" destId="{15907D1D-2FB0-429C-BB50-6FD0536F37DE}" srcOrd="1" destOrd="0" parTransId="{9506F763-8EB8-4DAC-9500-B4BEEA50A23A}" sibTransId="{B30F377E-D737-41F0-BBF6-4597954974E9}"/>
    <dgm:cxn modelId="{CBD70A49-C574-490C-959D-0B40F09AF090}" type="presOf" srcId="{B12385A2-D240-4F80-A8CE-EBA587CA9BAB}" destId="{652AC2ED-50A0-433D-954D-5FCD28E2265B}" srcOrd="0" destOrd="4" presId="urn:microsoft.com/office/officeart/2005/8/layout/chevron2"/>
    <dgm:cxn modelId="{5D52F449-A9D7-4B95-ACA8-8E50395E2C1C}" srcId="{D2282DDE-1F3C-429F-9EDB-5EF2A4345B96}" destId="{9FA75608-652B-4A9F-BE0E-9C8A2E9554E6}" srcOrd="0" destOrd="0" parTransId="{A9E0EC41-59F9-4E3D-ADE5-D819A5142854}" sibTransId="{60F17B53-43DD-4C35-AF39-6D268D3F56E0}"/>
    <dgm:cxn modelId="{2BBA406F-411D-4DE9-8816-387D15F2CB34}" type="presOf" srcId="{D6EBE568-A425-4ED5-A46A-C6779C980E95}" destId="{652AC2ED-50A0-433D-954D-5FCD28E2265B}" srcOrd="0" destOrd="0" presId="urn:microsoft.com/office/officeart/2005/8/layout/chevron2"/>
    <dgm:cxn modelId="{30BA806F-9D81-4E2A-9F08-7D3E79290CF3}" type="presOf" srcId="{2CB1F214-AFC1-46F7-8FCB-284FFB749318}" destId="{652AC2ED-50A0-433D-954D-5FCD28E2265B}" srcOrd="0" destOrd="5" presId="urn:microsoft.com/office/officeart/2005/8/layout/chevron2"/>
    <dgm:cxn modelId="{6A6C8F70-B1E1-4C76-B1FD-85CE2F7DE2FA}" type="presOf" srcId="{05428729-2FC8-4FA9-B9D5-D5C2497C2035}" destId="{180F950C-915C-4BFF-B2EB-187428A8E5CE}" srcOrd="0" destOrd="0" presId="urn:microsoft.com/office/officeart/2005/8/layout/chevron2"/>
    <dgm:cxn modelId="{11C82072-51EA-4747-818C-104C8910E16D}" srcId="{15907D1D-2FB0-429C-BB50-6FD0536F37DE}" destId="{784B09A4-A04B-4DBE-B62E-EE0DDDE7092C}" srcOrd="0" destOrd="0" parTransId="{171952D9-2FD9-48C4-8A0C-4125D2463AFB}" sibTransId="{DABDB764-01A0-47FA-99A3-11573D2D9AA8}"/>
    <dgm:cxn modelId="{11476973-0BE9-4749-936F-B2233C5DBAAA}" type="presOf" srcId="{36B5CB7B-B08E-427B-90BB-381CB487FA8D}" destId="{705B0E73-E7D0-4B12-98A6-5E80A5AD26AD}" srcOrd="0" destOrd="0" presId="urn:microsoft.com/office/officeart/2005/8/layout/chevron2"/>
    <dgm:cxn modelId="{2A1AE573-5808-4CDA-A0C9-26893A92E506}" srcId="{7A289670-45D2-4CC0-8CCD-26F450331A1C}" destId="{36B5CB7B-B08E-427B-90BB-381CB487FA8D}" srcOrd="0" destOrd="0" parTransId="{A32E2C5C-224A-43B0-A7FE-04F6BF48270E}" sibTransId="{00FF2453-02CA-42EF-B7B5-CEB7224F7815}"/>
    <dgm:cxn modelId="{12E5C254-806E-4674-83FC-E6F076595440}" type="presOf" srcId="{EE27DB7A-2B12-460D-8C86-C73389C88036}" destId="{E9103451-646C-453C-BD97-CB2D74ACEE06}" srcOrd="0" destOrd="0" presId="urn:microsoft.com/office/officeart/2005/8/layout/chevron2"/>
    <dgm:cxn modelId="{21807C57-5034-484C-8A85-0435177975DD}" type="presOf" srcId="{784B09A4-A04B-4DBE-B62E-EE0DDDE7092C}" destId="{3356609E-7BE4-49D8-B1DC-C3DBF7628E0E}" srcOrd="0" destOrd="0" presId="urn:microsoft.com/office/officeart/2005/8/layout/chevron2"/>
    <dgm:cxn modelId="{9F372A79-0E9E-42E0-92E3-EFDE4E4E4ED3}" srcId="{9FA75608-652B-4A9F-BE0E-9C8A2E9554E6}" destId="{35A7910D-045A-4F0B-B811-53DDD8DFA764}" srcOrd="2" destOrd="0" parTransId="{9F56EE2E-2C35-4B2D-8C9A-ECAAB1485CC4}" sibTransId="{AC4E66B8-734F-4A03-9E6E-6DABD0543989}"/>
    <dgm:cxn modelId="{A0D55159-B628-477B-8E8B-9582527E05AD}" srcId="{7A289670-45D2-4CC0-8CCD-26F450331A1C}" destId="{17A3EF31-DBE1-41CB-A0F7-B8ED1B1D8D3F}" srcOrd="2" destOrd="0" parTransId="{6492AC54-43A7-48E6-B9A3-B2680A12A1A8}" sibTransId="{FA262771-FD90-46C6-B44C-6F4696A53244}"/>
    <dgm:cxn modelId="{BC27A079-7CB9-4E4D-B6EE-BAAF223323EC}" type="presOf" srcId="{5CA809CC-1BB1-4D3D-BF10-F446249E8C9D}" destId="{E9103451-646C-453C-BD97-CB2D74ACEE06}" srcOrd="0" destOrd="1" presId="urn:microsoft.com/office/officeart/2005/8/layout/chevron2"/>
    <dgm:cxn modelId="{2985747E-1F2E-479E-8803-7D2FE30138EA}" srcId="{05428729-2FC8-4FA9-B9D5-D5C2497C2035}" destId="{D6EBE568-A425-4ED5-A46A-C6779C980E95}" srcOrd="0" destOrd="0" parTransId="{B8E1492A-67BC-43BC-BE3D-49963CA5033A}" sibTransId="{47A06C8F-E8EC-4A78-9455-EDD6964C48B1}"/>
    <dgm:cxn modelId="{4B0ABE86-343A-40E4-B9D9-61DB60D80774}" srcId="{09B1290D-D0C3-493A-82D0-7AAAEA82C623}" destId="{EE27DB7A-2B12-460D-8C86-C73389C88036}" srcOrd="0" destOrd="0" parTransId="{7AF0741C-997C-495F-A98A-E85F1F583818}" sibTransId="{149EA2A3-A964-4751-9405-E169C1B3089D}"/>
    <dgm:cxn modelId="{EF593087-3CEA-4F2C-9817-848B9DCC38CE}" type="presOf" srcId="{D2282DDE-1F3C-429F-9EDB-5EF2A4345B96}" destId="{154EACFF-ABB3-4E4C-A9C9-DC491D93B49E}" srcOrd="0" destOrd="0" presId="urn:microsoft.com/office/officeart/2005/8/layout/chevron2"/>
    <dgm:cxn modelId="{C3E7C48C-B7A8-4F96-ADA2-C4308B2E9A0C}" srcId="{05428729-2FC8-4FA9-B9D5-D5C2497C2035}" destId="{6C5BBDE5-437E-492F-BAE7-1F965561AB1F}" srcOrd="3" destOrd="0" parTransId="{00DBE395-684F-4E88-B283-4856CF06CF36}" sibTransId="{E5A71E4F-0A5A-4284-8052-C79C3384564E}"/>
    <dgm:cxn modelId="{E3399B95-EDCB-49CC-9883-7C3182D49336}" type="presOf" srcId="{9FA75608-652B-4A9F-BE0E-9C8A2E9554E6}" destId="{4846252A-B021-44BC-B18C-33FACE99D169}" srcOrd="0" destOrd="0" presId="urn:microsoft.com/office/officeart/2005/8/layout/chevron2"/>
    <dgm:cxn modelId="{1883A495-C1F4-4EA4-BD61-285F5C1D523D}" type="presOf" srcId="{008705AB-6ABD-45BC-A51B-EA748B3E4B1E}" destId="{705B0E73-E7D0-4B12-98A6-5E80A5AD26AD}" srcOrd="0" destOrd="1" presId="urn:microsoft.com/office/officeart/2005/8/layout/chevron2"/>
    <dgm:cxn modelId="{BE804E9D-FA16-4A45-ACE4-431B5DE22036}" srcId="{7A289670-45D2-4CC0-8CCD-26F450331A1C}" destId="{008705AB-6ABD-45BC-A51B-EA748B3E4B1E}" srcOrd="1" destOrd="0" parTransId="{1D1D3FBC-43EF-4C58-8E80-A3C4E4D7DD3B}" sibTransId="{C55B27D3-AFB4-471A-A11C-77E2A30BBB67}"/>
    <dgm:cxn modelId="{0723689E-9AED-4BEE-8FC6-660AEF8CBB9D}" srcId="{D2282DDE-1F3C-429F-9EDB-5EF2A4345B96}" destId="{7A289670-45D2-4CC0-8CCD-26F450331A1C}" srcOrd="4" destOrd="0" parTransId="{02A21978-1FDB-4049-8D95-6AF3036A7E3F}" sibTransId="{6ADF25BF-D3E4-41BB-94E0-D8B49FF895EA}"/>
    <dgm:cxn modelId="{52D8C59F-AD8E-4AAF-977A-51D2358ED2AD}" type="presOf" srcId="{6254B759-13CB-4D47-A519-06D0519475E6}" destId="{652AC2ED-50A0-433D-954D-5FCD28E2265B}" srcOrd="0" destOrd="1" presId="urn:microsoft.com/office/officeart/2005/8/layout/chevron2"/>
    <dgm:cxn modelId="{B0B06CA1-1E1F-4208-9F56-5CF736FE501D}" type="presOf" srcId="{51840C3C-21FC-4E42-8F64-DBACAD1469ED}" destId="{10182DD2-6B48-4B39-8B0C-C562113B140C}" srcOrd="0" destOrd="1" presId="urn:microsoft.com/office/officeart/2005/8/layout/chevron2"/>
    <dgm:cxn modelId="{F64EA1A4-5733-48EF-942E-573059D4489B}" type="presOf" srcId="{09B1290D-D0C3-493A-82D0-7AAAEA82C623}" destId="{A25C0408-CD85-4F03-ABDD-DDE7AD9F71A4}" srcOrd="0" destOrd="0" presId="urn:microsoft.com/office/officeart/2005/8/layout/chevron2"/>
    <dgm:cxn modelId="{1B9282AB-496B-4406-BF8E-196E64CE5353}" srcId="{05428729-2FC8-4FA9-B9D5-D5C2497C2035}" destId="{B12385A2-D240-4F80-A8CE-EBA587CA9BAB}" srcOrd="4" destOrd="0" parTransId="{3E55D0B9-0A8C-4CCE-9951-8DD1BF3C3916}" sibTransId="{FA3D4422-E391-4055-A6E1-9462DC022FA4}"/>
    <dgm:cxn modelId="{4CB090B0-9B59-4ABB-A805-430E1C8DE7F2}" srcId="{15907D1D-2FB0-429C-BB50-6FD0536F37DE}" destId="{FA074F50-9EAB-4296-8833-1708D7746D41}" srcOrd="2" destOrd="0" parTransId="{2F967FB2-2E93-4175-AEF3-8F3415BB043D}" sibTransId="{AD43FA29-36E8-448A-BEEB-7DDF689DA4A2}"/>
    <dgm:cxn modelId="{06E42FB6-CB3F-4A7B-A9DC-6A850EC029C9}" type="presOf" srcId="{35A7910D-045A-4F0B-B811-53DDD8DFA764}" destId="{10182DD2-6B48-4B39-8B0C-C562113B140C}" srcOrd="0" destOrd="2" presId="urn:microsoft.com/office/officeart/2005/8/layout/chevron2"/>
    <dgm:cxn modelId="{2F22A6BA-8DEF-4D76-AB0B-4DA8EE2088D5}" srcId="{15907D1D-2FB0-429C-BB50-6FD0536F37DE}" destId="{0F39A7BB-9CF7-43D4-875A-148D2E14EF0D}" srcOrd="1" destOrd="0" parTransId="{3D07C250-FAA9-447F-B754-3077EDC394C6}" sibTransId="{AB20851A-B108-4391-80E6-C30BBD06CDFE}"/>
    <dgm:cxn modelId="{010AA2C3-D08D-46FA-A287-EB77032A6A98}" type="presOf" srcId="{15907D1D-2FB0-429C-BB50-6FD0536F37DE}" destId="{2B885E48-C08B-47BE-9633-722AC518D54A}" srcOrd="0" destOrd="0" presId="urn:microsoft.com/office/officeart/2005/8/layout/chevron2"/>
    <dgm:cxn modelId="{978CBCC3-423A-40A5-A489-227223BDC3D1}" type="presOf" srcId="{0F39A7BB-9CF7-43D4-875A-148D2E14EF0D}" destId="{3356609E-7BE4-49D8-B1DC-C3DBF7628E0E}" srcOrd="0" destOrd="1" presId="urn:microsoft.com/office/officeart/2005/8/layout/chevron2"/>
    <dgm:cxn modelId="{16EE08C4-39DF-4030-AC47-22D0EEC92C07}" srcId="{09B1290D-D0C3-493A-82D0-7AAAEA82C623}" destId="{5CA809CC-1BB1-4D3D-BF10-F446249E8C9D}" srcOrd="1" destOrd="0" parTransId="{31B572DD-6E7E-4F9B-A7D8-D3365D1DEF6C}" sibTransId="{4E95A993-8C0E-401E-A5C6-9B07ACB8D3BC}"/>
    <dgm:cxn modelId="{D35EB2CE-D076-4F08-B9FF-238BF95D2079}" srcId="{D2282DDE-1F3C-429F-9EDB-5EF2A4345B96}" destId="{05428729-2FC8-4FA9-B9D5-D5C2497C2035}" srcOrd="2" destOrd="0" parTransId="{EA4133E9-9BFF-466D-AD50-786A55CDEC25}" sibTransId="{31C99DBD-5BC0-4297-9095-AC991F216F9D}"/>
    <dgm:cxn modelId="{4747F1D4-3394-4973-8CA8-9CF5204ED9BE}" type="presOf" srcId="{FA074F50-9EAB-4296-8833-1708D7746D41}" destId="{3356609E-7BE4-49D8-B1DC-C3DBF7628E0E}" srcOrd="0" destOrd="2" presId="urn:microsoft.com/office/officeart/2005/8/layout/chevron2"/>
    <dgm:cxn modelId="{51EAEEDD-A497-482E-A280-A59EBD05BBFA}" type="presOf" srcId="{6C0AA12A-A7C8-41B6-8A5C-C92E2B86425E}" destId="{652AC2ED-50A0-433D-954D-5FCD28E2265B}" srcOrd="0" destOrd="2" presId="urn:microsoft.com/office/officeart/2005/8/layout/chevron2"/>
    <dgm:cxn modelId="{91D601EE-0DEB-411C-8AEA-27CACDE3E97D}" srcId="{9FA75608-652B-4A9F-BE0E-9C8A2E9554E6}" destId="{8037B44E-E6E5-4E8E-A18B-7548589CF0B6}" srcOrd="0" destOrd="0" parTransId="{107DC9AC-4B17-42D8-AF9B-895A864439B1}" sibTransId="{B0D0CF56-390B-4533-9E4A-461184D39444}"/>
    <dgm:cxn modelId="{3FF7E2EF-AF74-4C62-B4EC-56539429889B}" type="presOf" srcId="{17A3EF31-DBE1-41CB-A0F7-B8ED1B1D8D3F}" destId="{705B0E73-E7D0-4B12-98A6-5E80A5AD26AD}" srcOrd="0" destOrd="2" presId="urn:microsoft.com/office/officeart/2005/8/layout/chevron2"/>
    <dgm:cxn modelId="{EB0C03F1-7E37-4FE7-BB90-F7BD5130823B}" type="presOf" srcId="{7A289670-45D2-4CC0-8CCD-26F450331A1C}" destId="{8E0AD194-C5EA-4740-B62F-65AE3020835E}" srcOrd="0" destOrd="0" presId="urn:microsoft.com/office/officeart/2005/8/layout/chevron2"/>
    <dgm:cxn modelId="{811B0177-3B29-4201-AEDF-91ED81B932D9}" type="presParOf" srcId="{154EACFF-ABB3-4E4C-A9C9-DC491D93B49E}" destId="{32FD5A0C-1A4F-4FF3-B329-555634FC6558}" srcOrd="0" destOrd="0" presId="urn:microsoft.com/office/officeart/2005/8/layout/chevron2"/>
    <dgm:cxn modelId="{6115F53F-BCA0-4715-8202-A8DD29BD0D17}" type="presParOf" srcId="{32FD5A0C-1A4F-4FF3-B329-555634FC6558}" destId="{4846252A-B021-44BC-B18C-33FACE99D169}" srcOrd="0" destOrd="0" presId="urn:microsoft.com/office/officeart/2005/8/layout/chevron2"/>
    <dgm:cxn modelId="{6EC95009-5710-4321-BE31-6048AA8385B6}" type="presParOf" srcId="{32FD5A0C-1A4F-4FF3-B329-555634FC6558}" destId="{10182DD2-6B48-4B39-8B0C-C562113B140C}" srcOrd="1" destOrd="0" presId="urn:microsoft.com/office/officeart/2005/8/layout/chevron2"/>
    <dgm:cxn modelId="{9063D40E-7E7C-4DE0-9FF7-D6EE59E2FEBA}" type="presParOf" srcId="{154EACFF-ABB3-4E4C-A9C9-DC491D93B49E}" destId="{E3986A85-9D86-46AC-A3DD-B9F211298EFF}" srcOrd="1" destOrd="0" presId="urn:microsoft.com/office/officeart/2005/8/layout/chevron2"/>
    <dgm:cxn modelId="{0074C9CA-EFE9-4A92-B44B-0740F07D8657}" type="presParOf" srcId="{154EACFF-ABB3-4E4C-A9C9-DC491D93B49E}" destId="{E2F41390-98C7-49F1-B24D-867463CFBD4D}" srcOrd="2" destOrd="0" presId="urn:microsoft.com/office/officeart/2005/8/layout/chevron2"/>
    <dgm:cxn modelId="{BE9B7601-5B3F-4E8A-AB38-93F439D60C54}" type="presParOf" srcId="{E2F41390-98C7-49F1-B24D-867463CFBD4D}" destId="{2B885E48-C08B-47BE-9633-722AC518D54A}" srcOrd="0" destOrd="0" presId="urn:microsoft.com/office/officeart/2005/8/layout/chevron2"/>
    <dgm:cxn modelId="{5AA2DD98-81B6-4E5C-BCCB-8010F4DC32D3}" type="presParOf" srcId="{E2F41390-98C7-49F1-B24D-867463CFBD4D}" destId="{3356609E-7BE4-49D8-B1DC-C3DBF7628E0E}" srcOrd="1" destOrd="0" presId="urn:microsoft.com/office/officeart/2005/8/layout/chevron2"/>
    <dgm:cxn modelId="{46439919-2829-4F0B-9D42-DC17039C5BE6}" type="presParOf" srcId="{154EACFF-ABB3-4E4C-A9C9-DC491D93B49E}" destId="{3B08709D-9959-4DC9-A793-83C83CD905BA}" srcOrd="3" destOrd="0" presId="urn:microsoft.com/office/officeart/2005/8/layout/chevron2"/>
    <dgm:cxn modelId="{BEEBB000-CC1D-4952-9E19-307A0957704C}" type="presParOf" srcId="{154EACFF-ABB3-4E4C-A9C9-DC491D93B49E}" destId="{45AE6AC1-696E-4366-98D2-B5E3DA1C7F08}" srcOrd="4" destOrd="0" presId="urn:microsoft.com/office/officeart/2005/8/layout/chevron2"/>
    <dgm:cxn modelId="{8723EEA5-262E-4BBE-B5F4-C2F8F2BE0C2C}" type="presParOf" srcId="{45AE6AC1-696E-4366-98D2-B5E3DA1C7F08}" destId="{180F950C-915C-4BFF-B2EB-187428A8E5CE}" srcOrd="0" destOrd="0" presId="urn:microsoft.com/office/officeart/2005/8/layout/chevron2"/>
    <dgm:cxn modelId="{18ED9A1D-95CD-4764-B00D-218594C0A366}" type="presParOf" srcId="{45AE6AC1-696E-4366-98D2-B5E3DA1C7F08}" destId="{652AC2ED-50A0-433D-954D-5FCD28E2265B}" srcOrd="1" destOrd="0" presId="urn:microsoft.com/office/officeart/2005/8/layout/chevron2"/>
    <dgm:cxn modelId="{DF2C5C7C-F214-4177-B7AB-1EF5BEDD3AFB}" type="presParOf" srcId="{154EACFF-ABB3-4E4C-A9C9-DC491D93B49E}" destId="{1B6EBC86-97A0-4A29-8193-14325DD96751}" srcOrd="5" destOrd="0" presId="urn:microsoft.com/office/officeart/2005/8/layout/chevron2"/>
    <dgm:cxn modelId="{4CFE9C90-8CE1-4507-B73D-36DEBAC3936E}" type="presParOf" srcId="{154EACFF-ABB3-4E4C-A9C9-DC491D93B49E}" destId="{BD2F3A2F-5EDC-4D96-931D-A48BBEC1030C}" srcOrd="6" destOrd="0" presId="urn:microsoft.com/office/officeart/2005/8/layout/chevron2"/>
    <dgm:cxn modelId="{56DDBA37-D40F-4F1F-9AB2-E01FC4BA00F2}" type="presParOf" srcId="{BD2F3A2F-5EDC-4D96-931D-A48BBEC1030C}" destId="{A25C0408-CD85-4F03-ABDD-DDE7AD9F71A4}" srcOrd="0" destOrd="0" presId="urn:microsoft.com/office/officeart/2005/8/layout/chevron2"/>
    <dgm:cxn modelId="{3A0D07E3-F89A-45C5-AA11-957840CD67CB}" type="presParOf" srcId="{BD2F3A2F-5EDC-4D96-931D-A48BBEC1030C}" destId="{E9103451-646C-453C-BD97-CB2D74ACEE06}" srcOrd="1" destOrd="0" presId="urn:microsoft.com/office/officeart/2005/8/layout/chevron2"/>
    <dgm:cxn modelId="{4F111100-1670-465F-BB66-8205A74A63D8}" type="presParOf" srcId="{154EACFF-ABB3-4E4C-A9C9-DC491D93B49E}" destId="{A3D1D25C-7A2C-4738-A4B4-8FFB78429A2F}" srcOrd="7" destOrd="0" presId="urn:microsoft.com/office/officeart/2005/8/layout/chevron2"/>
    <dgm:cxn modelId="{89F285AE-E190-4AE8-B726-D7E9FB8962EB}" type="presParOf" srcId="{154EACFF-ABB3-4E4C-A9C9-DC491D93B49E}" destId="{19BDD13B-0587-4980-894C-EC238460D8DB}" srcOrd="8" destOrd="0" presId="urn:microsoft.com/office/officeart/2005/8/layout/chevron2"/>
    <dgm:cxn modelId="{8BD98DB5-54F5-4D84-A9CE-A6E3345AE501}" type="presParOf" srcId="{19BDD13B-0587-4980-894C-EC238460D8DB}" destId="{8E0AD194-C5EA-4740-B62F-65AE3020835E}" srcOrd="0" destOrd="0" presId="urn:microsoft.com/office/officeart/2005/8/layout/chevron2"/>
    <dgm:cxn modelId="{D265246C-79E6-45A4-B0EA-FC1A449D84B0}" type="presParOf" srcId="{19BDD13B-0587-4980-894C-EC238460D8DB}" destId="{705B0E73-E7D0-4B12-98A6-5E80A5AD26AD}" srcOrd="1" destOrd="0" presId="urn:microsoft.com/office/officeart/2005/8/layout/chevron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843F68-EBA1-4A90-8194-46F45ABB3BE2}"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718F45A0-2A77-4EA6-93F0-43FA2AFF2D79}">
      <dgm:prSet phldrT="[Text]"/>
      <dgm:spPr>
        <a:solidFill>
          <a:schemeClr val="accent6"/>
        </a:solidFill>
      </dgm:spPr>
      <dgm:t>
        <a:bodyPr/>
        <a:lstStyle/>
        <a:p>
          <a:r>
            <a:rPr lang="en-US"/>
            <a:t>Janvier - Juin 2019</a:t>
          </a:r>
        </a:p>
      </dgm:t>
    </dgm:pt>
    <dgm:pt modelId="{257A3EF3-605A-4E33-A3CA-69D4FD427F6F}" type="parTrans" cxnId="{7AF831F0-AA8C-4D37-AC12-7BD5D417A1AB}">
      <dgm:prSet/>
      <dgm:spPr/>
      <dgm:t>
        <a:bodyPr/>
        <a:lstStyle/>
        <a:p>
          <a:endParaRPr lang="en-US"/>
        </a:p>
      </dgm:t>
    </dgm:pt>
    <dgm:pt modelId="{042CC60B-5914-4888-AD29-792D1CF286B5}" type="sibTrans" cxnId="{7AF831F0-AA8C-4D37-AC12-7BD5D417A1AB}">
      <dgm:prSet/>
      <dgm:spPr/>
      <dgm:t>
        <a:bodyPr/>
        <a:lstStyle/>
        <a:p>
          <a:endParaRPr lang="en-US"/>
        </a:p>
      </dgm:t>
    </dgm:pt>
    <dgm:pt modelId="{8BC4CC5F-F526-409F-B32B-E267EAAEBD6F}">
      <dgm:prSet phldrT="[Text]"/>
      <dgm:spPr/>
      <dgm:t>
        <a:bodyPr/>
        <a:lstStyle/>
        <a:p>
          <a:r>
            <a:rPr lang="fr-FR"/>
            <a:t>Version Alpha du client et du node passerelle générique.</a:t>
          </a:r>
          <a:endParaRPr lang="en-US"/>
        </a:p>
      </dgm:t>
    </dgm:pt>
    <dgm:pt modelId="{198F6E7E-1239-493C-BB93-90F004233800}" type="parTrans" cxnId="{8984FBFB-8314-49DB-8D51-AFC1A4CE528B}">
      <dgm:prSet/>
      <dgm:spPr/>
      <dgm:t>
        <a:bodyPr/>
        <a:lstStyle/>
        <a:p>
          <a:endParaRPr lang="en-US"/>
        </a:p>
      </dgm:t>
    </dgm:pt>
    <dgm:pt modelId="{BE8F0474-71E6-4C1D-93D8-3DECD40E0287}" type="sibTrans" cxnId="{8984FBFB-8314-49DB-8D51-AFC1A4CE528B}">
      <dgm:prSet/>
      <dgm:spPr/>
      <dgm:t>
        <a:bodyPr/>
        <a:lstStyle/>
        <a:p>
          <a:endParaRPr lang="en-US"/>
        </a:p>
      </dgm:t>
    </dgm:pt>
    <dgm:pt modelId="{27ED4564-CCC5-4F3C-A960-61347751EDF4}">
      <dgm:prSet phldrT="[Text]"/>
      <dgm:spPr/>
      <dgm:t>
        <a:bodyPr/>
        <a:lstStyle/>
        <a:p>
          <a:r>
            <a:rPr lang="fr-FR"/>
            <a:t>Campagne Bug Bounty .</a:t>
          </a:r>
          <a:endParaRPr lang="en-US"/>
        </a:p>
      </dgm:t>
    </dgm:pt>
    <dgm:pt modelId="{869C3E7A-89E2-46F4-82EE-ACA206F47944}" type="parTrans" cxnId="{A47C7686-31F8-47B2-8FDC-651D2ED281FD}">
      <dgm:prSet/>
      <dgm:spPr/>
      <dgm:t>
        <a:bodyPr/>
        <a:lstStyle/>
        <a:p>
          <a:endParaRPr lang="en-US"/>
        </a:p>
      </dgm:t>
    </dgm:pt>
    <dgm:pt modelId="{3356388D-2DEC-49C4-ACB8-250C47061AE8}" type="sibTrans" cxnId="{A47C7686-31F8-47B2-8FDC-651D2ED281FD}">
      <dgm:prSet/>
      <dgm:spPr/>
      <dgm:t>
        <a:bodyPr/>
        <a:lstStyle/>
        <a:p>
          <a:endParaRPr lang="en-US"/>
        </a:p>
      </dgm:t>
    </dgm:pt>
    <dgm:pt modelId="{D0A5156C-EE20-489E-8BFD-37C3142D4B83}">
      <dgm:prSet phldrT="[Text]"/>
      <dgm:spPr>
        <a:solidFill>
          <a:schemeClr val="accent5"/>
        </a:solidFill>
      </dgm:spPr>
      <dgm:t>
        <a:bodyPr/>
        <a:lstStyle/>
        <a:p>
          <a:r>
            <a:rPr lang="en-US"/>
            <a:t>Juillet - Septembre 2019</a:t>
          </a:r>
        </a:p>
      </dgm:t>
    </dgm:pt>
    <dgm:pt modelId="{A8599C9A-3572-4737-A45F-82B7F418A971}" type="parTrans" cxnId="{D5014B82-7CE9-42FF-AF4E-61C5AAEF24D3}">
      <dgm:prSet/>
      <dgm:spPr/>
      <dgm:t>
        <a:bodyPr/>
        <a:lstStyle/>
        <a:p>
          <a:endParaRPr lang="en-US"/>
        </a:p>
      </dgm:t>
    </dgm:pt>
    <dgm:pt modelId="{0F1635E4-EC74-45D7-9BA1-D71158D1D643}" type="sibTrans" cxnId="{D5014B82-7CE9-42FF-AF4E-61C5AAEF24D3}">
      <dgm:prSet/>
      <dgm:spPr/>
      <dgm:t>
        <a:bodyPr/>
        <a:lstStyle/>
        <a:p>
          <a:endParaRPr lang="en-US"/>
        </a:p>
      </dgm:t>
    </dgm:pt>
    <dgm:pt modelId="{DC85A9DA-37A8-4DAE-AE06-79338CDBDB02}">
      <dgm:prSet phldrT="[Text]"/>
      <dgm:spPr/>
      <dgm:t>
        <a:bodyPr/>
        <a:lstStyle/>
        <a:p>
          <a:r>
            <a:rPr lang="fr-FR"/>
            <a:t>Version alpha du node d’arbitrage et du node squelette pour conversion fiat (*).</a:t>
          </a:r>
          <a:endParaRPr lang="en-US"/>
        </a:p>
      </dgm:t>
    </dgm:pt>
    <dgm:pt modelId="{874070E3-1869-417B-89C8-AA05D7C03746}" type="parTrans" cxnId="{AD876A60-5393-4E18-B797-721B7D70559F}">
      <dgm:prSet/>
      <dgm:spPr/>
      <dgm:t>
        <a:bodyPr/>
        <a:lstStyle/>
        <a:p>
          <a:endParaRPr lang="en-US"/>
        </a:p>
      </dgm:t>
    </dgm:pt>
    <dgm:pt modelId="{8AABE01F-9D9E-4EF1-BF26-7FDB26BCC1E6}" type="sibTrans" cxnId="{AD876A60-5393-4E18-B797-721B7D70559F}">
      <dgm:prSet/>
      <dgm:spPr/>
      <dgm:t>
        <a:bodyPr/>
        <a:lstStyle/>
        <a:p>
          <a:endParaRPr lang="en-US"/>
        </a:p>
      </dgm:t>
    </dgm:pt>
    <dgm:pt modelId="{72994525-D3C4-41BC-973E-86FA9ACED3F8}">
      <dgm:prSet phldrT="[Text]"/>
      <dgm:spPr/>
      <dgm:t>
        <a:bodyPr/>
        <a:lstStyle/>
        <a:p>
          <a:r>
            <a:rPr lang="fr-FR"/>
            <a:t>Campagne Bug Bounty.</a:t>
          </a:r>
          <a:endParaRPr lang="en-US"/>
        </a:p>
      </dgm:t>
    </dgm:pt>
    <dgm:pt modelId="{790AAD6F-E10B-4689-B1A5-8A2384958984}" type="parTrans" cxnId="{81862F67-C186-4E87-AC3D-C070ABDF62CC}">
      <dgm:prSet/>
      <dgm:spPr/>
      <dgm:t>
        <a:bodyPr/>
        <a:lstStyle/>
        <a:p>
          <a:endParaRPr lang="en-US"/>
        </a:p>
      </dgm:t>
    </dgm:pt>
    <dgm:pt modelId="{F33E1B74-E36A-40CB-BC7A-B375D8077341}" type="sibTrans" cxnId="{81862F67-C186-4E87-AC3D-C070ABDF62CC}">
      <dgm:prSet/>
      <dgm:spPr/>
      <dgm:t>
        <a:bodyPr/>
        <a:lstStyle/>
        <a:p>
          <a:endParaRPr lang="en-US"/>
        </a:p>
      </dgm:t>
    </dgm:pt>
    <dgm:pt modelId="{42DABFE0-E084-4FAC-BBA3-3EC35B504D3A}">
      <dgm:prSet phldrT="[Text]"/>
      <dgm:spPr>
        <a:solidFill>
          <a:schemeClr val="accent4"/>
        </a:solidFill>
      </dgm:spPr>
      <dgm:t>
        <a:bodyPr/>
        <a:lstStyle/>
        <a:p>
          <a:r>
            <a:rPr lang="en-US"/>
            <a:t>Octobre - Décembre 2019</a:t>
          </a:r>
        </a:p>
      </dgm:t>
    </dgm:pt>
    <dgm:pt modelId="{A00EC395-AA11-465D-9DA2-78318D16466A}" type="parTrans" cxnId="{0CFD9F79-E286-41EE-8FDB-6228E1D0D937}">
      <dgm:prSet/>
      <dgm:spPr/>
      <dgm:t>
        <a:bodyPr/>
        <a:lstStyle/>
        <a:p>
          <a:endParaRPr lang="en-US"/>
        </a:p>
      </dgm:t>
    </dgm:pt>
    <dgm:pt modelId="{7BE32FC8-A49B-4782-A34A-EA5A43FB857C}" type="sibTrans" cxnId="{0CFD9F79-E286-41EE-8FDB-6228E1D0D937}">
      <dgm:prSet/>
      <dgm:spPr/>
      <dgm:t>
        <a:bodyPr/>
        <a:lstStyle/>
        <a:p>
          <a:endParaRPr lang="en-US"/>
        </a:p>
      </dgm:t>
    </dgm:pt>
    <dgm:pt modelId="{DF3587F1-1263-4FF6-8A01-3E546F42C76A}">
      <dgm:prSet phldrT="[Text]"/>
      <dgm:spPr/>
      <dgm:t>
        <a:bodyPr/>
        <a:lstStyle/>
        <a:p>
          <a:r>
            <a:rPr lang="fr-FR"/>
            <a:t>Version Beta de tous les composants de la plateforme.</a:t>
          </a:r>
          <a:endParaRPr lang="en-US"/>
        </a:p>
      </dgm:t>
    </dgm:pt>
    <dgm:pt modelId="{DD00E107-D342-4826-ABAC-01F94E093969}" type="parTrans" cxnId="{61BC6F27-9AB6-4CEF-9509-216F8C362F10}">
      <dgm:prSet/>
      <dgm:spPr/>
      <dgm:t>
        <a:bodyPr/>
        <a:lstStyle/>
        <a:p>
          <a:endParaRPr lang="en-US"/>
        </a:p>
      </dgm:t>
    </dgm:pt>
    <dgm:pt modelId="{C19F581D-F057-4832-A595-BF0445509760}" type="sibTrans" cxnId="{61BC6F27-9AB6-4CEF-9509-216F8C362F10}">
      <dgm:prSet/>
      <dgm:spPr/>
      <dgm:t>
        <a:bodyPr/>
        <a:lstStyle/>
        <a:p>
          <a:endParaRPr lang="en-US"/>
        </a:p>
      </dgm:t>
    </dgm:pt>
    <dgm:pt modelId="{5E64193E-AF0A-4A7D-92FC-E643539EEE68}">
      <dgm:prSet phldrT="[Text]"/>
      <dgm:spPr/>
      <dgm:t>
        <a:bodyPr/>
        <a:lstStyle/>
        <a:p>
          <a:r>
            <a:rPr lang="fr-FR"/>
            <a:t>Campagne de Bug Bounty.</a:t>
          </a:r>
          <a:endParaRPr lang="en-US"/>
        </a:p>
      </dgm:t>
    </dgm:pt>
    <dgm:pt modelId="{4440DEE4-EB4B-4D90-9F50-BBA91D0C5710}" type="parTrans" cxnId="{40299DE9-71DF-4969-99C1-E2CAE2548F6F}">
      <dgm:prSet/>
      <dgm:spPr/>
      <dgm:t>
        <a:bodyPr/>
        <a:lstStyle/>
        <a:p>
          <a:endParaRPr lang="en-US"/>
        </a:p>
      </dgm:t>
    </dgm:pt>
    <dgm:pt modelId="{5029E6CF-7F01-4363-AD45-0603EDE77BFF}" type="sibTrans" cxnId="{40299DE9-71DF-4969-99C1-E2CAE2548F6F}">
      <dgm:prSet/>
      <dgm:spPr/>
      <dgm:t>
        <a:bodyPr/>
        <a:lstStyle/>
        <a:p>
          <a:endParaRPr lang="en-US"/>
        </a:p>
      </dgm:t>
    </dgm:pt>
    <dgm:pt modelId="{3B354E96-E6D5-4B52-8C54-887DA8BB3521}">
      <dgm:prSet phldrT="[Text]"/>
      <dgm:spPr>
        <a:solidFill>
          <a:schemeClr val="accent3"/>
        </a:solidFill>
      </dgm:spPr>
      <dgm:t>
        <a:bodyPr/>
        <a:lstStyle/>
        <a:p>
          <a:r>
            <a:rPr lang="en-US"/>
            <a:t>Janvier - Mars 2020</a:t>
          </a:r>
        </a:p>
      </dgm:t>
    </dgm:pt>
    <dgm:pt modelId="{04119BD3-CA68-4D98-949B-77F83C0ADC7E}" type="parTrans" cxnId="{F26DC114-5E8F-4655-BE66-E6CD9DB847C1}">
      <dgm:prSet/>
      <dgm:spPr/>
      <dgm:t>
        <a:bodyPr/>
        <a:lstStyle/>
        <a:p>
          <a:endParaRPr lang="en-US"/>
        </a:p>
      </dgm:t>
    </dgm:pt>
    <dgm:pt modelId="{236E0EFC-9DAD-4E33-96DD-A906DFF3C798}" type="sibTrans" cxnId="{F26DC114-5E8F-4655-BE66-E6CD9DB847C1}">
      <dgm:prSet/>
      <dgm:spPr/>
      <dgm:t>
        <a:bodyPr/>
        <a:lstStyle/>
        <a:p>
          <a:endParaRPr lang="en-US"/>
        </a:p>
      </dgm:t>
    </dgm:pt>
    <dgm:pt modelId="{09612338-DF72-426B-9C67-8BEEF577E17A}">
      <dgm:prSet/>
      <dgm:spPr/>
      <dgm:t>
        <a:bodyPr/>
        <a:lstStyle/>
        <a:p>
          <a:r>
            <a:rPr lang="fr-FR"/>
            <a:t>Version Release candidate du client.</a:t>
          </a:r>
        </a:p>
      </dgm:t>
    </dgm:pt>
    <dgm:pt modelId="{94AC215F-22C2-41FD-BDBF-F4BA9F7BBF45}" type="parTrans" cxnId="{48983DB9-9118-44D0-90A6-3DB8FC42B266}">
      <dgm:prSet/>
      <dgm:spPr/>
      <dgm:t>
        <a:bodyPr/>
        <a:lstStyle/>
        <a:p>
          <a:endParaRPr lang="en-US"/>
        </a:p>
      </dgm:t>
    </dgm:pt>
    <dgm:pt modelId="{30560C39-4BBF-42BA-B1DC-10043B5BB733}" type="sibTrans" cxnId="{48983DB9-9118-44D0-90A6-3DB8FC42B266}">
      <dgm:prSet/>
      <dgm:spPr/>
      <dgm:t>
        <a:bodyPr/>
        <a:lstStyle/>
        <a:p>
          <a:endParaRPr lang="en-US"/>
        </a:p>
      </dgm:t>
    </dgm:pt>
    <dgm:pt modelId="{1D7F6724-70F0-4DC8-80ED-17A388C16A8B}">
      <dgm:prSet/>
      <dgm:spPr/>
      <dgm:t>
        <a:bodyPr/>
        <a:lstStyle/>
        <a:p>
          <a:r>
            <a:rPr lang="fr-FR"/>
            <a:t> Version Release candidate des nodes passerelles vers les premières crypto-monnaies supportées.</a:t>
          </a:r>
        </a:p>
      </dgm:t>
    </dgm:pt>
    <dgm:pt modelId="{3B0FB24F-A6B6-4562-B53D-BD5A3CCBD58A}" type="parTrans" cxnId="{E221FDDF-3E50-41BC-A252-2CC7370518D1}">
      <dgm:prSet/>
      <dgm:spPr/>
      <dgm:t>
        <a:bodyPr/>
        <a:lstStyle/>
        <a:p>
          <a:endParaRPr lang="en-US"/>
        </a:p>
      </dgm:t>
    </dgm:pt>
    <dgm:pt modelId="{3BF28EBA-3A02-46FC-8158-EAD03F6CF244}" type="sibTrans" cxnId="{E221FDDF-3E50-41BC-A252-2CC7370518D1}">
      <dgm:prSet/>
      <dgm:spPr/>
      <dgm:t>
        <a:bodyPr/>
        <a:lstStyle/>
        <a:p>
          <a:endParaRPr lang="en-US"/>
        </a:p>
      </dgm:t>
    </dgm:pt>
    <dgm:pt modelId="{C4428053-55FF-4E74-AF42-C33AA81EEAFF}">
      <dgm:prSet/>
      <dgm:spPr/>
      <dgm:t>
        <a:bodyPr/>
        <a:lstStyle/>
        <a:p>
          <a:r>
            <a:rPr lang="fr-FR"/>
            <a:t>Lancement de nos propres serveurs faisant fonctionner des nodes passerelles.</a:t>
          </a:r>
        </a:p>
      </dgm:t>
    </dgm:pt>
    <dgm:pt modelId="{319308CC-9DB5-4776-B472-4352F423B5D5}" type="parTrans" cxnId="{B8F270FB-E467-4027-8DB6-15591CFF03EE}">
      <dgm:prSet/>
      <dgm:spPr/>
      <dgm:t>
        <a:bodyPr/>
        <a:lstStyle/>
        <a:p>
          <a:endParaRPr lang="en-US"/>
        </a:p>
      </dgm:t>
    </dgm:pt>
    <dgm:pt modelId="{9C27E357-4BD0-4FBA-92F9-EB4B022D8222}" type="sibTrans" cxnId="{B8F270FB-E467-4027-8DB6-15591CFF03EE}">
      <dgm:prSet/>
      <dgm:spPr/>
      <dgm:t>
        <a:bodyPr/>
        <a:lstStyle/>
        <a:p>
          <a:endParaRPr lang="en-US"/>
        </a:p>
      </dgm:t>
    </dgm:pt>
    <dgm:pt modelId="{280C22F9-3E00-4300-BDB3-773CE3FDE82D}">
      <dgm:prSet/>
      <dgm:spPr/>
      <dgm:t>
        <a:bodyPr/>
        <a:lstStyle/>
        <a:p>
          <a:r>
            <a:rPr lang="fr-FR"/>
            <a:t>Version release candidate du node d’arbitrage et exploitation sur nos propres serveurs.</a:t>
          </a:r>
        </a:p>
      </dgm:t>
    </dgm:pt>
    <dgm:pt modelId="{F0D6CF81-1E10-4FD9-BF84-39E7F5ED2D27}" type="parTrans" cxnId="{B5D84BC0-ABBC-463C-B360-E022721B09BC}">
      <dgm:prSet/>
      <dgm:spPr/>
      <dgm:t>
        <a:bodyPr/>
        <a:lstStyle/>
        <a:p>
          <a:endParaRPr lang="en-US"/>
        </a:p>
      </dgm:t>
    </dgm:pt>
    <dgm:pt modelId="{9C3FCDC4-4676-4F6E-9929-D55B13DB96E8}" type="sibTrans" cxnId="{B5D84BC0-ABBC-463C-B360-E022721B09BC}">
      <dgm:prSet/>
      <dgm:spPr/>
      <dgm:t>
        <a:bodyPr/>
        <a:lstStyle/>
        <a:p>
          <a:endParaRPr lang="en-US"/>
        </a:p>
      </dgm:t>
    </dgm:pt>
    <dgm:pt modelId="{C8532124-C5DC-4A57-9E0B-D28BDAA1E475}">
      <dgm:prSet/>
      <dgm:spPr/>
      <dgm:t>
        <a:bodyPr/>
        <a:lstStyle/>
        <a:p>
          <a:r>
            <a:rPr lang="fr-FR"/>
            <a:t>Première campagne Bug Bounty, sur version en exploitation.</a:t>
          </a:r>
        </a:p>
      </dgm:t>
    </dgm:pt>
    <dgm:pt modelId="{5942EA7B-5C5E-4974-9245-0B93C410FEFA}" type="parTrans" cxnId="{6CFA8CA0-924E-4DC8-9B21-79CE73A3B943}">
      <dgm:prSet/>
      <dgm:spPr/>
      <dgm:t>
        <a:bodyPr/>
        <a:lstStyle/>
        <a:p>
          <a:endParaRPr lang="en-US"/>
        </a:p>
      </dgm:t>
    </dgm:pt>
    <dgm:pt modelId="{6C306B69-B2B6-4B4C-BB24-1902C791A3F6}" type="sibTrans" cxnId="{6CFA8CA0-924E-4DC8-9B21-79CE73A3B943}">
      <dgm:prSet/>
      <dgm:spPr/>
      <dgm:t>
        <a:bodyPr/>
        <a:lstStyle/>
        <a:p>
          <a:endParaRPr lang="en-US"/>
        </a:p>
      </dgm:t>
    </dgm:pt>
    <dgm:pt modelId="{7B1B78B3-E182-4896-B280-26942120F55C}">
      <dgm:prSet/>
      <dgm:spPr>
        <a:solidFill>
          <a:schemeClr val="accent2"/>
        </a:solidFill>
      </dgm:spPr>
      <dgm:t>
        <a:bodyPr/>
        <a:lstStyle/>
        <a:p>
          <a:r>
            <a:rPr lang="fr-FR"/>
            <a:t>Avril - Juin 2020</a:t>
          </a:r>
        </a:p>
      </dgm:t>
    </dgm:pt>
    <dgm:pt modelId="{C0D750E5-6582-4CD4-A84A-A5F594CA40B1}" type="parTrans" cxnId="{5A149BB1-5547-4B51-B710-066095A28C7C}">
      <dgm:prSet/>
      <dgm:spPr/>
      <dgm:t>
        <a:bodyPr/>
        <a:lstStyle/>
        <a:p>
          <a:endParaRPr lang="en-US"/>
        </a:p>
      </dgm:t>
    </dgm:pt>
    <dgm:pt modelId="{4168748A-51AE-427B-A3D7-6FC8C5EA9F82}" type="sibTrans" cxnId="{5A149BB1-5547-4B51-B710-066095A28C7C}">
      <dgm:prSet/>
      <dgm:spPr/>
      <dgm:t>
        <a:bodyPr/>
        <a:lstStyle/>
        <a:p>
          <a:endParaRPr lang="en-US"/>
        </a:p>
      </dgm:t>
    </dgm:pt>
    <dgm:pt modelId="{FEBE6B29-4870-4690-B7A2-CFD9368257C9}">
      <dgm:prSet/>
      <dgm:spPr/>
      <dgm:t>
        <a:bodyPr/>
        <a:lstStyle/>
        <a:p>
          <a:r>
            <a:rPr lang="fr-FR"/>
            <a:t>Version Alpha des clients IOS et Android (*).</a:t>
          </a:r>
        </a:p>
      </dgm:t>
    </dgm:pt>
    <dgm:pt modelId="{B807550F-2767-4961-85BC-B2E3EA97DFB9}" type="parTrans" cxnId="{3688DDE9-BB62-4C7A-9C5A-358A78190427}">
      <dgm:prSet/>
      <dgm:spPr/>
      <dgm:t>
        <a:bodyPr/>
        <a:lstStyle/>
        <a:p>
          <a:endParaRPr lang="en-US"/>
        </a:p>
      </dgm:t>
    </dgm:pt>
    <dgm:pt modelId="{639356D3-081F-4373-ABD3-938E0DE58BA8}" type="sibTrans" cxnId="{3688DDE9-BB62-4C7A-9C5A-358A78190427}">
      <dgm:prSet/>
      <dgm:spPr/>
      <dgm:t>
        <a:bodyPr/>
        <a:lstStyle/>
        <a:p>
          <a:endParaRPr lang="en-US"/>
        </a:p>
      </dgm:t>
    </dgm:pt>
    <dgm:pt modelId="{58564361-CE28-4088-BDFA-104AD15BD9B6}">
      <dgm:prSet/>
      <dgm:spPr/>
      <dgm:t>
        <a:bodyPr/>
        <a:lstStyle/>
        <a:p>
          <a:r>
            <a:rPr lang="fr-FR"/>
            <a:t>Campagne Bug Bounty.</a:t>
          </a:r>
        </a:p>
      </dgm:t>
    </dgm:pt>
    <dgm:pt modelId="{EE54E2BF-FD01-4F36-B714-C6542F21987E}" type="parTrans" cxnId="{774E4C06-A9B0-4F73-B409-B3062015C73D}">
      <dgm:prSet/>
      <dgm:spPr/>
      <dgm:t>
        <a:bodyPr/>
        <a:lstStyle/>
        <a:p>
          <a:endParaRPr lang="en-US"/>
        </a:p>
      </dgm:t>
    </dgm:pt>
    <dgm:pt modelId="{5D4A86F5-892E-42B0-81E5-DBA8EB960994}" type="sibTrans" cxnId="{774E4C06-A9B0-4F73-B409-B3062015C73D}">
      <dgm:prSet/>
      <dgm:spPr/>
      <dgm:t>
        <a:bodyPr/>
        <a:lstStyle/>
        <a:p>
          <a:endParaRPr lang="en-US"/>
        </a:p>
      </dgm:t>
    </dgm:pt>
    <dgm:pt modelId="{7D89F6A0-08EC-4A8A-A972-C87BDFD99506}">
      <dgm:prSet/>
      <dgm:spPr/>
      <dgm:t>
        <a:bodyPr/>
        <a:lstStyle/>
        <a:p>
          <a:r>
            <a:rPr lang="fr-FR"/>
            <a:t>Ajout de crypto-monnaies supportées par la plateforme (ajout de nodes passerelles spécialisés)</a:t>
          </a:r>
        </a:p>
      </dgm:t>
    </dgm:pt>
    <dgm:pt modelId="{B4FB5887-4EA5-4E11-8862-BEBC5AA31B84}" type="parTrans" cxnId="{D51B1600-5ED5-4FCA-8B39-B156A1DEC0BC}">
      <dgm:prSet/>
      <dgm:spPr/>
      <dgm:t>
        <a:bodyPr/>
        <a:lstStyle/>
        <a:p>
          <a:endParaRPr lang="en-US"/>
        </a:p>
      </dgm:t>
    </dgm:pt>
    <dgm:pt modelId="{713E8211-FD29-4D4E-8AA8-AA51B4610A95}" type="sibTrans" cxnId="{D51B1600-5ED5-4FCA-8B39-B156A1DEC0BC}">
      <dgm:prSet/>
      <dgm:spPr/>
      <dgm:t>
        <a:bodyPr/>
        <a:lstStyle/>
        <a:p>
          <a:endParaRPr lang="en-US"/>
        </a:p>
      </dgm:t>
    </dgm:pt>
    <dgm:pt modelId="{70965A37-2CED-4BA3-913D-ACD98AA8A7B1}">
      <dgm:prSet phldrT="[Text]"/>
      <dgm:spPr/>
      <dgm:t>
        <a:bodyPr/>
        <a:lstStyle/>
        <a:p>
          <a:r>
            <a:rPr lang="en-US"/>
            <a:t>Spécialisation de nodes passerelles pour les premiéres crypto-monnaies supportées</a:t>
          </a:r>
        </a:p>
      </dgm:t>
    </dgm:pt>
    <dgm:pt modelId="{84862BF5-B579-42A7-9260-35E623D6C7CE}" type="parTrans" cxnId="{16243022-E6F9-40AC-B47E-4A216CAD2C87}">
      <dgm:prSet/>
      <dgm:spPr/>
      <dgm:t>
        <a:bodyPr/>
        <a:lstStyle/>
        <a:p>
          <a:endParaRPr lang="en-US"/>
        </a:p>
      </dgm:t>
    </dgm:pt>
    <dgm:pt modelId="{DC25888A-3AC5-490B-ADBC-812D4959B3DF}" type="sibTrans" cxnId="{16243022-E6F9-40AC-B47E-4A216CAD2C87}">
      <dgm:prSet/>
      <dgm:spPr/>
      <dgm:t>
        <a:bodyPr/>
        <a:lstStyle/>
        <a:p>
          <a:endParaRPr lang="en-US"/>
        </a:p>
      </dgm:t>
    </dgm:pt>
    <dgm:pt modelId="{9C5ABCC3-DB5F-4D77-9E53-B3CB9C35D617}">
      <dgm:prSet/>
      <dgm:spPr>
        <a:solidFill>
          <a:schemeClr val="accent1"/>
        </a:solidFill>
      </dgm:spPr>
      <dgm:t>
        <a:bodyPr/>
        <a:lstStyle/>
        <a:p>
          <a:r>
            <a:rPr lang="fr-FR"/>
            <a:t>Juillet - Septembre 2020</a:t>
          </a:r>
        </a:p>
      </dgm:t>
    </dgm:pt>
    <dgm:pt modelId="{D2C76A72-8609-4C5F-8608-029B0D655ED4}" type="parTrans" cxnId="{03E83CD5-F7DF-4B5D-BA02-E3C33FE60C00}">
      <dgm:prSet/>
      <dgm:spPr/>
      <dgm:t>
        <a:bodyPr/>
        <a:lstStyle/>
        <a:p>
          <a:endParaRPr lang="en-US"/>
        </a:p>
      </dgm:t>
    </dgm:pt>
    <dgm:pt modelId="{F3F1DC3F-57D2-4FB6-99D8-F69244E8AF03}" type="sibTrans" cxnId="{03E83CD5-F7DF-4B5D-BA02-E3C33FE60C00}">
      <dgm:prSet/>
      <dgm:spPr/>
      <dgm:t>
        <a:bodyPr/>
        <a:lstStyle/>
        <a:p>
          <a:endParaRPr lang="en-US"/>
        </a:p>
      </dgm:t>
    </dgm:pt>
    <dgm:pt modelId="{2734B1DB-06BF-4B4B-BCA7-B7368132728C}">
      <dgm:prSet/>
      <dgm:spPr/>
      <dgm:t>
        <a:bodyPr/>
        <a:lstStyle/>
        <a:p>
          <a:r>
            <a:rPr lang="fr-FR"/>
            <a:t>Version Beta des clients IOS et Android (*).</a:t>
          </a:r>
        </a:p>
      </dgm:t>
    </dgm:pt>
    <dgm:pt modelId="{E0BF9065-4DFD-428C-9951-7E6041F4B012}" type="parTrans" cxnId="{3C6D0E11-58C4-4161-8826-B964C5BA5F49}">
      <dgm:prSet/>
      <dgm:spPr/>
      <dgm:t>
        <a:bodyPr/>
        <a:lstStyle/>
        <a:p>
          <a:endParaRPr lang="en-US"/>
        </a:p>
      </dgm:t>
    </dgm:pt>
    <dgm:pt modelId="{45C0056A-D2F9-4D3C-AC2D-5A80C36520D9}" type="sibTrans" cxnId="{3C6D0E11-58C4-4161-8826-B964C5BA5F49}">
      <dgm:prSet/>
      <dgm:spPr/>
      <dgm:t>
        <a:bodyPr/>
        <a:lstStyle/>
        <a:p>
          <a:endParaRPr lang="en-US"/>
        </a:p>
      </dgm:t>
    </dgm:pt>
    <dgm:pt modelId="{3791E7F1-267E-4423-88DB-030BD73DA6E3}">
      <dgm:prSet/>
      <dgm:spPr/>
      <dgm:t>
        <a:bodyPr/>
        <a:lstStyle/>
        <a:p>
          <a:r>
            <a:rPr lang="fr-FR"/>
            <a:t>Campagne Bug Bounty.</a:t>
          </a:r>
        </a:p>
      </dgm:t>
    </dgm:pt>
    <dgm:pt modelId="{FA1F9DD4-81EC-4F81-9E85-8379AB9DBB5F}" type="parTrans" cxnId="{4BF9632D-D5DA-47E7-A60C-EDCC8366B36A}">
      <dgm:prSet/>
      <dgm:spPr/>
      <dgm:t>
        <a:bodyPr/>
        <a:lstStyle/>
        <a:p>
          <a:endParaRPr lang="en-US"/>
        </a:p>
      </dgm:t>
    </dgm:pt>
    <dgm:pt modelId="{F23A0EDD-2B0A-4875-9A02-E9F51983075C}" type="sibTrans" cxnId="{4BF9632D-D5DA-47E7-A60C-EDCC8366B36A}">
      <dgm:prSet/>
      <dgm:spPr/>
      <dgm:t>
        <a:bodyPr/>
        <a:lstStyle/>
        <a:p>
          <a:endParaRPr lang="en-US"/>
        </a:p>
      </dgm:t>
    </dgm:pt>
    <dgm:pt modelId="{4ED3DFDF-9CDD-46B0-B1CB-1A5EDCCCBFA5}">
      <dgm:prSet/>
      <dgm:spPr/>
      <dgm:t>
        <a:bodyPr/>
        <a:lstStyle/>
        <a:p>
          <a:r>
            <a:rPr lang="fr-FR"/>
            <a:t>Ajout de crypto-monnaies supportées par la plateforme (ajout de nodes passerelles spécialisés)</a:t>
          </a:r>
        </a:p>
      </dgm:t>
    </dgm:pt>
    <dgm:pt modelId="{E186EE91-015C-4871-AD4B-28A8B6AC4BBB}" type="parTrans" cxnId="{D696BC05-8476-4F82-89AB-B773A0F47D95}">
      <dgm:prSet/>
      <dgm:spPr/>
      <dgm:t>
        <a:bodyPr/>
        <a:lstStyle/>
        <a:p>
          <a:endParaRPr lang="en-US"/>
        </a:p>
      </dgm:t>
    </dgm:pt>
    <dgm:pt modelId="{7D8F52E5-99B3-444B-90D9-F2C109602FE7}" type="sibTrans" cxnId="{D696BC05-8476-4F82-89AB-B773A0F47D95}">
      <dgm:prSet/>
      <dgm:spPr/>
      <dgm:t>
        <a:bodyPr/>
        <a:lstStyle/>
        <a:p>
          <a:endParaRPr lang="en-US"/>
        </a:p>
      </dgm:t>
    </dgm:pt>
    <dgm:pt modelId="{87F58D67-D78A-4F09-BD1E-95C31961A762}">
      <dgm:prSet/>
      <dgm:spPr>
        <a:solidFill>
          <a:schemeClr val="tx2"/>
        </a:solidFill>
      </dgm:spPr>
      <dgm:t>
        <a:bodyPr/>
        <a:lstStyle/>
        <a:p>
          <a:r>
            <a:rPr lang="fr-FR"/>
            <a:t>Octobre - Décembre 2020</a:t>
          </a:r>
        </a:p>
      </dgm:t>
    </dgm:pt>
    <dgm:pt modelId="{75DFF6D1-4620-47A0-BB5B-86E0E0648541}" type="parTrans" cxnId="{7135522B-2A02-4437-B117-0A3C05BD9FF8}">
      <dgm:prSet/>
      <dgm:spPr/>
      <dgm:t>
        <a:bodyPr/>
        <a:lstStyle/>
        <a:p>
          <a:endParaRPr lang="en-US"/>
        </a:p>
      </dgm:t>
    </dgm:pt>
    <dgm:pt modelId="{AD19D322-E1D7-4BB9-BA59-E067F87529A4}" type="sibTrans" cxnId="{7135522B-2A02-4437-B117-0A3C05BD9FF8}">
      <dgm:prSet/>
      <dgm:spPr/>
      <dgm:t>
        <a:bodyPr/>
        <a:lstStyle/>
        <a:p>
          <a:endParaRPr lang="en-US"/>
        </a:p>
      </dgm:t>
    </dgm:pt>
    <dgm:pt modelId="{1B2AE4E3-6FA5-4AC3-8473-0F64B6983C64}">
      <dgm:prSet/>
      <dgm:spPr/>
      <dgm:t>
        <a:bodyPr/>
        <a:lstStyle/>
        <a:p>
          <a:r>
            <a:rPr lang="fr-FR"/>
            <a:t>Version Release candidate des clients IOS et Android (*).</a:t>
          </a:r>
        </a:p>
      </dgm:t>
    </dgm:pt>
    <dgm:pt modelId="{FC4ED42A-D561-40A0-8854-75A11602DE0A}" type="parTrans" cxnId="{D681A980-0EE5-497C-A3D7-58DD97C50E4E}">
      <dgm:prSet/>
      <dgm:spPr/>
      <dgm:t>
        <a:bodyPr/>
        <a:lstStyle/>
        <a:p>
          <a:endParaRPr lang="en-US"/>
        </a:p>
      </dgm:t>
    </dgm:pt>
    <dgm:pt modelId="{074698FB-AFF8-4D6C-8566-C2CE8E23C5E4}" type="sibTrans" cxnId="{D681A980-0EE5-497C-A3D7-58DD97C50E4E}">
      <dgm:prSet/>
      <dgm:spPr/>
      <dgm:t>
        <a:bodyPr/>
        <a:lstStyle/>
        <a:p>
          <a:endParaRPr lang="en-US"/>
        </a:p>
      </dgm:t>
    </dgm:pt>
    <dgm:pt modelId="{ED4388C8-CC57-4EB6-B84E-C22EC0497296}">
      <dgm:prSet/>
      <dgm:spPr/>
      <dgm:t>
        <a:bodyPr/>
        <a:lstStyle/>
        <a:p>
          <a:r>
            <a:rPr lang="fr-FR"/>
            <a:t>Campagne Bug Bounty.</a:t>
          </a:r>
        </a:p>
      </dgm:t>
    </dgm:pt>
    <dgm:pt modelId="{D7FD2C8C-3350-48A3-B760-F657C0B71BD8}" type="parTrans" cxnId="{CC256A7B-999B-4C00-B9A2-0AF959083C38}">
      <dgm:prSet/>
      <dgm:spPr/>
      <dgm:t>
        <a:bodyPr/>
        <a:lstStyle/>
        <a:p>
          <a:endParaRPr lang="en-US"/>
        </a:p>
      </dgm:t>
    </dgm:pt>
    <dgm:pt modelId="{0941A57E-9B19-4BC9-941C-FB5550F4C3E2}" type="sibTrans" cxnId="{CC256A7B-999B-4C00-B9A2-0AF959083C38}">
      <dgm:prSet/>
      <dgm:spPr/>
      <dgm:t>
        <a:bodyPr/>
        <a:lstStyle/>
        <a:p>
          <a:endParaRPr lang="en-US"/>
        </a:p>
      </dgm:t>
    </dgm:pt>
    <dgm:pt modelId="{0CB18DD9-D4D9-48C0-AF76-E4382A300C60}">
      <dgm:prSet/>
      <dgm:spPr/>
      <dgm:t>
        <a:bodyPr/>
        <a:lstStyle/>
        <a:p>
          <a:r>
            <a:rPr lang="fr-FR"/>
            <a:t>Ajout de crypto-monnaies supportées par la plateforme (ajout de nodes passerelles spécialisés)</a:t>
          </a:r>
        </a:p>
      </dgm:t>
    </dgm:pt>
    <dgm:pt modelId="{E180D211-4F9D-4199-BC74-D6A8D4A7A8D0}" type="parTrans" cxnId="{7EFD0567-9815-427C-ADD3-8311AFC981F3}">
      <dgm:prSet/>
      <dgm:spPr/>
      <dgm:t>
        <a:bodyPr/>
        <a:lstStyle/>
        <a:p>
          <a:endParaRPr lang="en-US"/>
        </a:p>
      </dgm:t>
    </dgm:pt>
    <dgm:pt modelId="{BE29DCE9-CD3A-4262-8682-8CA1879C21DD}" type="sibTrans" cxnId="{7EFD0567-9815-427C-ADD3-8311AFC981F3}">
      <dgm:prSet/>
      <dgm:spPr/>
      <dgm:t>
        <a:bodyPr/>
        <a:lstStyle/>
        <a:p>
          <a:endParaRPr lang="en-US"/>
        </a:p>
      </dgm:t>
    </dgm:pt>
    <dgm:pt modelId="{DDB3B3E7-A044-4498-A5CF-75820CE4164B}">
      <dgm:prSet/>
      <dgm:spPr>
        <a:solidFill>
          <a:schemeClr val="tx1"/>
        </a:solidFill>
      </dgm:spPr>
      <dgm:t>
        <a:bodyPr/>
        <a:lstStyle/>
        <a:p>
          <a:r>
            <a:rPr lang="fr-FR"/>
            <a:t>Cycles itératifs de trois mois</a:t>
          </a:r>
        </a:p>
      </dgm:t>
    </dgm:pt>
    <dgm:pt modelId="{EE02C4FC-143F-4351-9034-D6E297C2E836}" type="parTrans" cxnId="{D16D5732-5FBA-4726-A13E-2EDCC431C691}">
      <dgm:prSet/>
      <dgm:spPr/>
      <dgm:t>
        <a:bodyPr/>
        <a:lstStyle/>
        <a:p>
          <a:endParaRPr lang="en-US"/>
        </a:p>
      </dgm:t>
    </dgm:pt>
    <dgm:pt modelId="{8DAB726B-2B0D-47DC-AD26-B2711ECE32DB}" type="sibTrans" cxnId="{D16D5732-5FBA-4726-A13E-2EDCC431C691}">
      <dgm:prSet/>
      <dgm:spPr/>
      <dgm:t>
        <a:bodyPr/>
        <a:lstStyle/>
        <a:p>
          <a:endParaRPr lang="en-US"/>
        </a:p>
      </dgm:t>
    </dgm:pt>
    <dgm:pt modelId="{39415B4B-AE17-4038-A4B7-1D4E13807018}">
      <dgm:prSet/>
      <dgm:spPr/>
      <dgm:t>
        <a:bodyPr/>
        <a:lstStyle/>
        <a:p>
          <a:r>
            <a:rPr lang="fr-FR"/>
            <a:t>Campgne Bug Bounty.</a:t>
          </a:r>
        </a:p>
      </dgm:t>
    </dgm:pt>
    <dgm:pt modelId="{B0CE367B-66C5-4F0C-9278-902E6F993F66}" type="parTrans" cxnId="{1183FE0E-C495-4BDC-81AB-F7E2F517F88C}">
      <dgm:prSet/>
      <dgm:spPr/>
      <dgm:t>
        <a:bodyPr/>
        <a:lstStyle/>
        <a:p>
          <a:endParaRPr lang="en-US"/>
        </a:p>
      </dgm:t>
    </dgm:pt>
    <dgm:pt modelId="{13DCD660-2BCC-4EEF-BD2C-E82D2BC54C5C}" type="sibTrans" cxnId="{1183FE0E-C495-4BDC-81AB-F7E2F517F88C}">
      <dgm:prSet/>
      <dgm:spPr/>
      <dgm:t>
        <a:bodyPr/>
        <a:lstStyle/>
        <a:p>
          <a:endParaRPr lang="en-US"/>
        </a:p>
      </dgm:t>
    </dgm:pt>
    <dgm:pt modelId="{8332E729-005C-41DA-871F-CF1993A33362}">
      <dgm:prSet/>
      <dgm:spPr/>
      <dgm:t>
        <a:bodyPr/>
        <a:lstStyle/>
        <a:p>
          <a:r>
            <a:rPr lang="fr-FR"/>
            <a:t>Ajout de crypto-monnaies supportées par la plateforme (ajout de nodes passerelles spécialisés)</a:t>
          </a:r>
        </a:p>
      </dgm:t>
    </dgm:pt>
    <dgm:pt modelId="{8A41F376-503B-4BAB-99AE-597902BAE22A}" type="parTrans" cxnId="{7EB7849D-EEDC-4091-BFAF-3D8923821524}">
      <dgm:prSet/>
      <dgm:spPr/>
      <dgm:t>
        <a:bodyPr/>
        <a:lstStyle/>
        <a:p>
          <a:endParaRPr lang="en-US"/>
        </a:p>
      </dgm:t>
    </dgm:pt>
    <dgm:pt modelId="{B458B142-437F-449C-AC28-978863F6F874}" type="sibTrans" cxnId="{7EB7849D-EEDC-4091-BFAF-3D8923821524}">
      <dgm:prSet/>
      <dgm:spPr/>
      <dgm:t>
        <a:bodyPr/>
        <a:lstStyle/>
        <a:p>
          <a:endParaRPr lang="en-US"/>
        </a:p>
      </dgm:t>
    </dgm:pt>
    <dgm:pt modelId="{7BBCF58E-9F0A-401C-B256-27338772891B}" type="pres">
      <dgm:prSet presAssocID="{F5843F68-EBA1-4A90-8194-46F45ABB3BE2}" presName="linearFlow" presStyleCnt="0">
        <dgm:presLayoutVars>
          <dgm:dir/>
          <dgm:animLvl val="lvl"/>
          <dgm:resizeHandles val="exact"/>
        </dgm:presLayoutVars>
      </dgm:prSet>
      <dgm:spPr/>
    </dgm:pt>
    <dgm:pt modelId="{AF02A75D-A221-48CD-8DFE-6FF592329E97}" type="pres">
      <dgm:prSet presAssocID="{718F45A0-2A77-4EA6-93F0-43FA2AFF2D79}" presName="composite" presStyleCnt="0"/>
      <dgm:spPr/>
    </dgm:pt>
    <dgm:pt modelId="{497BE9DA-98D8-4703-BA41-117E461FDC27}" type="pres">
      <dgm:prSet presAssocID="{718F45A0-2A77-4EA6-93F0-43FA2AFF2D79}" presName="parentText" presStyleLbl="alignNode1" presStyleIdx="0" presStyleCnt="8">
        <dgm:presLayoutVars>
          <dgm:chMax val="1"/>
          <dgm:bulletEnabled val="1"/>
        </dgm:presLayoutVars>
      </dgm:prSet>
      <dgm:spPr/>
    </dgm:pt>
    <dgm:pt modelId="{5BF35208-7CC1-4165-A633-233DB001FE29}" type="pres">
      <dgm:prSet presAssocID="{718F45A0-2A77-4EA6-93F0-43FA2AFF2D79}" presName="descendantText" presStyleLbl="alignAcc1" presStyleIdx="0" presStyleCnt="8">
        <dgm:presLayoutVars>
          <dgm:bulletEnabled val="1"/>
        </dgm:presLayoutVars>
      </dgm:prSet>
      <dgm:spPr/>
    </dgm:pt>
    <dgm:pt modelId="{DCE6671A-9A88-4653-9C68-58FCA257C950}" type="pres">
      <dgm:prSet presAssocID="{042CC60B-5914-4888-AD29-792D1CF286B5}" presName="sp" presStyleCnt="0"/>
      <dgm:spPr/>
    </dgm:pt>
    <dgm:pt modelId="{3F42E471-B70D-43CB-A87E-2F96A5EEA5C9}" type="pres">
      <dgm:prSet presAssocID="{D0A5156C-EE20-489E-8BFD-37C3142D4B83}" presName="composite" presStyleCnt="0"/>
      <dgm:spPr/>
    </dgm:pt>
    <dgm:pt modelId="{38E12C87-6DAF-430A-B189-CD93F320671B}" type="pres">
      <dgm:prSet presAssocID="{D0A5156C-EE20-489E-8BFD-37C3142D4B83}" presName="parentText" presStyleLbl="alignNode1" presStyleIdx="1" presStyleCnt="8">
        <dgm:presLayoutVars>
          <dgm:chMax val="1"/>
          <dgm:bulletEnabled val="1"/>
        </dgm:presLayoutVars>
      </dgm:prSet>
      <dgm:spPr/>
    </dgm:pt>
    <dgm:pt modelId="{D1BB88FF-4327-49AD-BE13-9B1A773817F3}" type="pres">
      <dgm:prSet presAssocID="{D0A5156C-EE20-489E-8BFD-37C3142D4B83}" presName="descendantText" presStyleLbl="alignAcc1" presStyleIdx="1" presStyleCnt="8">
        <dgm:presLayoutVars>
          <dgm:bulletEnabled val="1"/>
        </dgm:presLayoutVars>
      </dgm:prSet>
      <dgm:spPr/>
    </dgm:pt>
    <dgm:pt modelId="{9DD30485-05F9-4EE8-8C20-C2B5CFE15164}" type="pres">
      <dgm:prSet presAssocID="{0F1635E4-EC74-45D7-9BA1-D71158D1D643}" presName="sp" presStyleCnt="0"/>
      <dgm:spPr/>
    </dgm:pt>
    <dgm:pt modelId="{A7A112C8-E589-4F25-BA2A-B78EE631E6E4}" type="pres">
      <dgm:prSet presAssocID="{42DABFE0-E084-4FAC-BBA3-3EC35B504D3A}" presName="composite" presStyleCnt="0"/>
      <dgm:spPr/>
    </dgm:pt>
    <dgm:pt modelId="{A8A60B25-4706-49F2-809D-1CDA1D8481FA}" type="pres">
      <dgm:prSet presAssocID="{42DABFE0-E084-4FAC-BBA3-3EC35B504D3A}" presName="parentText" presStyleLbl="alignNode1" presStyleIdx="2" presStyleCnt="8">
        <dgm:presLayoutVars>
          <dgm:chMax val="1"/>
          <dgm:bulletEnabled val="1"/>
        </dgm:presLayoutVars>
      </dgm:prSet>
      <dgm:spPr/>
    </dgm:pt>
    <dgm:pt modelId="{7CF13497-13FF-4B78-B8A7-E16C00E01430}" type="pres">
      <dgm:prSet presAssocID="{42DABFE0-E084-4FAC-BBA3-3EC35B504D3A}" presName="descendantText" presStyleLbl="alignAcc1" presStyleIdx="2" presStyleCnt="8">
        <dgm:presLayoutVars>
          <dgm:bulletEnabled val="1"/>
        </dgm:presLayoutVars>
      </dgm:prSet>
      <dgm:spPr/>
    </dgm:pt>
    <dgm:pt modelId="{CFDCB562-CE20-4C1F-8361-6D26D11AC2EC}" type="pres">
      <dgm:prSet presAssocID="{7BE32FC8-A49B-4782-A34A-EA5A43FB857C}" presName="sp" presStyleCnt="0"/>
      <dgm:spPr/>
    </dgm:pt>
    <dgm:pt modelId="{111FB5D0-19BA-4E54-B2A4-C663240DA769}" type="pres">
      <dgm:prSet presAssocID="{3B354E96-E6D5-4B52-8C54-887DA8BB3521}" presName="composite" presStyleCnt="0"/>
      <dgm:spPr/>
    </dgm:pt>
    <dgm:pt modelId="{AB776287-E439-48D1-A3D4-B1E046039447}" type="pres">
      <dgm:prSet presAssocID="{3B354E96-E6D5-4B52-8C54-887DA8BB3521}" presName="parentText" presStyleLbl="alignNode1" presStyleIdx="3" presStyleCnt="8">
        <dgm:presLayoutVars>
          <dgm:chMax val="1"/>
          <dgm:bulletEnabled val="1"/>
        </dgm:presLayoutVars>
      </dgm:prSet>
      <dgm:spPr/>
    </dgm:pt>
    <dgm:pt modelId="{A26FA7B8-F899-434D-A47C-FAEC9DF5D796}" type="pres">
      <dgm:prSet presAssocID="{3B354E96-E6D5-4B52-8C54-887DA8BB3521}" presName="descendantText" presStyleLbl="alignAcc1" presStyleIdx="3" presStyleCnt="8" custLinFactNeighborX="0">
        <dgm:presLayoutVars>
          <dgm:bulletEnabled val="1"/>
        </dgm:presLayoutVars>
      </dgm:prSet>
      <dgm:spPr/>
    </dgm:pt>
    <dgm:pt modelId="{3DC2F2AF-D981-4300-9361-559D78703515}" type="pres">
      <dgm:prSet presAssocID="{236E0EFC-9DAD-4E33-96DD-A906DFF3C798}" presName="sp" presStyleCnt="0"/>
      <dgm:spPr/>
    </dgm:pt>
    <dgm:pt modelId="{AD3B7FA2-54FA-44C4-AAEF-CD91F53E63A6}" type="pres">
      <dgm:prSet presAssocID="{7B1B78B3-E182-4896-B280-26942120F55C}" presName="composite" presStyleCnt="0"/>
      <dgm:spPr/>
    </dgm:pt>
    <dgm:pt modelId="{364CCD36-CD4C-46A7-94FD-02371BAFA717}" type="pres">
      <dgm:prSet presAssocID="{7B1B78B3-E182-4896-B280-26942120F55C}" presName="parentText" presStyleLbl="alignNode1" presStyleIdx="4" presStyleCnt="8">
        <dgm:presLayoutVars>
          <dgm:chMax val="1"/>
          <dgm:bulletEnabled val="1"/>
        </dgm:presLayoutVars>
      </dgm:prSet>
      <dgm:spPr/>
    </dgm:pt>
    <dgm:pt modelId="{12552E60-8276-44EC-BB1A-24B82E8372F5}" type="pres">
      <dgm:prSet presAssocID="{7B1B78B3-E182-4896-B280-26942120F55C}" presName="descendantText" presStyleLbl="alignAcc1" presStyleIdx="4" presStyleCnt="8">
        <dgm:presLayoutVars>
          <dgm:bulletEnabled val="1"/>
        </dgm:presLayoutVars>
      </dgm:prSet>
      <dgm:spPr/>
    </dgm:pt>
    <dgm:pt modelId="{2B36D402-D78C-4F33-AB00-531098A215F4}" type="pres">
      <dgm:prSet presAssocID="{4168748A-51AE-427B-A3D7-6FC8C5EA9F82}" presName="sp" presStyleCnt="0"/>
      <dgm:spPr/>
    </dgm:pt>
    <dgm:pt modelId="{9757842A-5C2D-4635-BDBA-FF7DE13DF208}" type="pres">
      <dgm:prSet presAssocID="{9C5ABCC3-DB5F-4D77-9E53-B3CB9C35D617}" presName="composite" presStyleCnt="0"/>
      <dgm:spPr/>
    </dgm:pt>
    <dgm:pt modelId="{A49B2406-C2EF-49BB-A723-F3E0EF0A5D27}" type="pres">
      <dgm:prSet presAssocID="{9C5ABCC3-DB5F-4D77-9E53-B3CB9C35D617}" presName="parentText" presStyleLbl="alignNode1" presStyleIdx="5" presStyleCnt="8">
        <dgm:presLayoutVars>
          <dgm:chMax val="1"/>
          <dgm:bulletEnabled val="1"/>
        </dgm:presLayoutVars>
      </dgm:prSet>
      <dgm:spPr/>
    </dgm:pt>
    <dgm:pt modelId="{6AC615C2-27F8-45DE-B0E8-37FEB6638C9F}" type="pres">
      <dgm:prSet presAssocID="{9C5ABCC3-DB5F-4D77-9E53-B3CB9C35D617}" presName="descendantText" presStyleLbl="alignAcc1" presStyleIdx="5" presStyleCnt="8">
        <dgm:presLayoutVars>
          <dgm:bulletEnabled val="1"/>
        </dgm:presLayoutVars>
      </dgm:prSet>
      <dgm:spPr/>
    </dgm:pt>
    <dgm:pt modelId="{EDDE252C-942D-49FC-BFCC-41CFF700AA11}" type="pres">
      <dgm:prSet presAssocID="{F3F1DC3F-57D2-4FB6-99D8-F69244E8AF03}" presName="sp" presStyleCnt="0"/>
      <dgm:spPr/>
    </dgm:pt>
    <dgm:pt modelId="{0A7F5DD8-1901-44C6-A62A-E3E49CC553E6}" type="pres">
      <dgm:prSet presAssocID="{87F58D67-D78A-4F09-BD1E-95C31961A762}" presName="composite" presStyleCnt="0"/>
      <dgm:spPr/>
    </dgm:pt>
    <dgm:pt modelId="{BFBB32BC-6C62-452A-B936-8777641E4F9C}" type="pres">
      <dgm:prSet presAssocID="{87F58D67-D78A-4F09-BD1E-95C31961A762}" presName="parentText" presStyleLbl="alignNode1" presStyleIdx="6" presStyleCnt="8">
        <dgm:presLayoutVars>
          <dgm:chMax val="1"/>
          <dgm:bulletEnabled val="1"/>
        </dgm:presLayoutVars>
      </dgm:prSet>
      <dgm:spPr/>
    </dgm:pt>
    <dgm:pt modelId="{C93ED4A4-DFC1-4275-98CA-36E47AB357ED}" type="pres">
      <dgm:prSet presAssocID="{87F58D67-D78A-4F09-BD1E-95C31961A762}" presName="descendantText" presStyleLbl="alignAcc1" presStyleIdx="6" presStyleCnt="8">
        <dgm:presLayoutVars>
          <dgm:bulletEnabled val="1"/>
        </dgm:presLayoutVars>
      </dgm:prSet>
      <dgm:spPr/>
    </dgm:pt>
    <dgm:pt modelId="{96D70CEA-4A61-4912-8246-982DE7E526F1}" type="pres">
      <dgm:prSet presAssocID="{AD19D322-E1D7-4BB9-BA59-E067F87529A4}" presName="sp" presStyleCnt="0"/>
      <dgm:spPr/>
    </dgm:pt>
    <dgm:pt modelId="{D563F6BB-B446-4859-8E9F-D2BE29BE1FD6}" type="pres">
      <dgm:prSet presAssocID="{DDB3B3E7-A044-4498-A5CF-75820CE4164B}" presName="composite" presStyleCnt="0"/>
      <dgm:spPr/>
    </dgm:pt>
    <dgm:pt modelId="{8AE9C253-41A1-4DA8-B376-DCB4DF74E427}" type="pres">
      <dgm:prSet presAssocID="{DDB3B3E7-A044-4498-A5CF-75820CE4164B}" presName="parentText" presStyleLbl="alignNode1" presStyleIdx="7" presStyleCnt="8">
        <dgm:presLayoutVars>
          <dgm:chMax val="1"/>
          <dgm:bulletEnabled val="1"/>
        </dgm:presLayoutVars>
      </dgm:prSet>
      <dgm:spPr/>
    </dgm:pt>
    <dgm:pt modelId="{D59F8EDD-376D-4106-AEB0-59A24BC53709}" type="pres">
      <dgm:prSet presAssocID="{DDB3B3E7-A044-4498-A5CF-75820CE4164B}" presName="descendantText" presStyleLbl="alignAcc1" presStyleIdx="7" presStyleCnt="8">
        <dgm:presLayoutVars>
          <dgm:bulletEnabled val="1"/>
        </dgm:presLayoutVars>
      </dgm:prSet>
      <dgm:spPr/>
    </dgm:pt>
  </dgm:ptLst>
  <dgm:cxnLst>
    <dgm:cxn modelId="{D51B1600-5ED5-4FCA-8B39-B156A1DEC0BC}" srcId="{7B1B78B3-E182-4896-B280-26942120F55C}" destId="{7D89F6A0-08EC-4A8A-A972-C87BDFD99506}" srcOrd="2" destOrd="0" parTransId="{B4FB5887-4EA5-4E11-8862-BEBC5AA31B84}" sibTransId="{713E8211-FD29-4D4E-8AA8-AA51B4610A95}"/>
    <dgm:cxn modelId="{D696BC05-8476-4F82-89AB-B773A0F47D95}" srcId="{9C5ABCC3-DB5F-4D77-9E53-B3CB9C35D617}" destId="{4ED3DFDF-9CDD-46B0-B1CB-1A5EDCCCBFA5}" srcOrd="2" destOrd="0" parTransId="{E186EE91-015C-4871-AD4B-28A8B6AC4BBB}" sibTransId="{7D8F52E5-99B3-444B-90D9-F2C109602FE7}"/>
    <dgm:cxn modelId="{774E4C06-A9B0-4F73-B409-B3062015C73D}" srcId="{7B1B78B3-E182-4896-B280-26942120F55C}" destId="{58564361-CE28-4088-BDFA-104AD15BD9B6}" srcOrd="1" destOrd="0" parTransId="{EE54E2BF-FD01-4F36-B714-C6542F21987E}" sibTransId="{5D4A86F5-892E-42B0-81E5-DBA8EB960994}"/>
    <dgm:cxn modelId="{4538CC09-B5B2-4310-BD90-57ABC52191E0}" type="presOf" srcId="{27ED4564-CCC5-4F3C-A960-61347751EDF4}" destId="{5BF35208-7CC1-4165-A633-233DB001FE29}" srcOrd="0" destOrd="1" presId="urn:microsoft.com/office/officeart/2005/8/layout/chevron2"/>
    <dgm:cxn modelId="{BADB2B0B-602E-49D6-BFBF-D4CD15F8A7FD}" type="presOf" srcId="{0CB18DD9-D4D9-48C0-AF76-E4382A300C60}" destId="{C93ED4A4-DFC1-4275-98CA-36E47AB357ED}" srcOrd="0" destOrd="2" presId="urn:microsoft.com/office/officeart/2005/8/layout/chevron2"/>
    <dgm:cxn modelId="{1183FE0E-C495-4BDC-81AB-F7E2F517F88C}" srcId="{DDB3B3E7-A044-4498-A5CF-75820CE4164B}" destId="{39415B4B-AE17-4038-A4B7-1D4E13807018}" srcOrd="0" destOrd="0" parTransId="{B0CE367B-66C5-4F0C-9278-902E6F993F66}" sibTransId="{13DCD660-2BCC-4EEF-BD2C-E82D2BC54C5C}"/>
    <dgm:cxn modelId="{3C6D0E11-58C4-4161-8826-B964C5BA5F49}" srcId="{9C5ABCC3-DB5F-4D77-9E53-B3CB9C35D617}" destId="{2734B1DB-06BF-4B4B-BCA7-B7368132728C}" srcOrd="0" destOrd="0" parTransId="{E0BF9065-4DFD-428C-9951-7E6041F4B012}" sibTransId="{45C0056A-D2F9-4D3C-AC2D-5A80C36520D9}"/>
    <dgm:cxn modelId="{F26DC114-5E8F-4655-BE66-E6CD9DB847C1}" srcId="{F5843F68-EBA1-4A90-8194-46F45ABB3BE2}" destId="{3B354E96-E6D5-4B52-8C54-887DA8BB3521}" srcOrd="3" destOrd="0" parTransId="{04119BD3-CA68-4D98-949B-77F83C0ADC7E}" sibTransId="{236E0EFC-9DAD-4E33-96DD-A906DFF3C798}"/>
    <dgm:cxn modelId="{2D225E1B-37E9-498E-AE97-C8595AAF63BD}" type="presOf" srcId="{7B1B78B3-E182-4896-B280-26942120F55C}" destId="{364CCD36-CD4C-46A7-94FD-02371BAFA717}" srcOrd="0" destOrd="0" presId="urn:microsoft.com/office/officeart/2005/8/layout/chevron2"/>
    <dgm:cxn modelId="{7520861D-0AFD-4A95-BF95-6BB5B27AA626}" type="presOf" srcId="{7D89F6A0-08EC-4A8A-A972-C87BDFD99506}" destId="{12552E60-8276-44EC-BB1A-24B82E8372F5}" srcOrd="0" destOrd="2" presId="urn:microsoft.com/office/officeart/2005/8/layout/chevron2"/>
    <dgm:cxn modelId="{16243022-E6F9-40AC-B47E-4A216CAD2C87}" srcId="{42DABFE0-E084-4FAC-BBA3-3EC35B504D3A}" destId="{70965A37-2CED-4BA3-913D-ACD98AA8A7B1}" srcOrd="1" destOrd="0" parTransId="{84862BF5-B579-42A7-9260-35E623D6C7CE}" sibTransId="{DC25888A-3AC5-490B-ADBC-812D4959B3DF}"/>
    <dgm:cxn modelId="{61BC6F27-9AB6-4CEF-9509-216F8C362F10}" srcId="{42DABFE0-E084-4FAC-BBA3-3EC35B504D3A}" destId="{DF3587F1-1263-4FF6-8A01-3E546F42C76A}" srcOrd="0" destOrd="0" parTransId="{DD00E107-D342-4826-ABAC-01F94E093969}" sibTransId="{C19F581D-F057-4832-A595-BF0445509760}"/>
    <dgm:cxn modelId="{7135522B-2A02-4437-B117-0A3C05BD9FF8}" srcId="{F5843F68-EBA1-4A90-8194-46F45ABB3BE2}" destId="{87F58D67-D78A-4F09-BD1E-95C31961A762}" srcOrd="6" destOrd="0" parTransId="{75DFF6D1-4620-47A0-BB5B-86E0E0648541}" sibTransId="{AD19D322-E1D7-4BB9-BA59-E067F87529A4}"/>
    <dgm:cxn modelId="{4BF9632D-D5DA-47E7-A60C-EDCC8366B36A}" srcId="{9C5ABCC3-DB5F-4D77-9E53-B3CB9C35D617}" destId="{3791E7F1-267E-4423-88DB-030BD73DA6E3}" srcOrd="1" destOrd="0" parTransId="{FA1F9DD4-81EC-4F81-9E85-8379AB9DBB5F}" sibTransId="{F23A0EDD-2B0A-4875-9A02-E9F51983075C}"/>
    <dgm:cxn modelId="{D16D5732-5FBA-4726-A13E-2EDCC431C691}" srcId="{F5843F68-EBA1-4A90-8194-46F45ABB3BE2}" destId="{DDB3B3E7-A044-4498-A5CF-75820CE4164B}" srcOrd="7" destOrd="0" parTransId="{EE02C4FC-143F-4351-9034-D6E297C2E836}" sibTransId="{8DAB726B-2B0D-47DC-AD26-B2711ECE32DB}"/>
    <dgm:cxn modelId="{F016DD33-33D9-410D-ADD6-0CC60DBC1BE3}" type="presOf" srcId="{58564361-CE28-4088-BDFA-104AD15BD9B6}" destId="{12552E60-8276-44EC-BB1A-24B82E8372F5}" srcOrd="0" destOrd="1" presId="urn:microsoft.com/office/officeart/2005/8/layout/chevron2"/>
    <dgm:cxn modelId="{43F41C3C-30FF-4C16-ABBC-816F1BA61E65}" type="presOf" srcId="{280C22F9-3E00-4300-BDB3-773CE3FDE82D}" destId="{A26FA7B8-F899-434D-A47C-FAEC9DF5D796}" srcOrd="0" destOrd="3" presId="urn:microsoft.com/office/officeart/2005/8/layout/chevron2"/>
    <dgm:cxn modelId="{6099765C-6FE1-4EA9-8B97-36A645F8BFAD}" type="presOf" srcId="{DC85A9DA-37A8-4DAE-AE06-79338CDBDB02}" destId="{D1BB88FF-4327-49AD-BE13-9B1A773817F3}" srcOrd="0" destOrd="0" presId="urn:microsoft.com/office/officeart/2005/8/layout/chevron2"/>
    <dgm:cxn modelId="{AD876A60-5393-4E18-B797-721B7D70559F}" srcId="{D0A5156C-EE20-489E-8BFD-37C3142D4B83}" destId="{DC85A9DA-37A8-4DAE-AE06-79338CDBDB02}" srcOrd="0" destOrd="0" parTransId="{874070E3-1869-417B-89C8-AA05D7C03746}" sibTransId="{8AABE01F-9D9E-4EF1-BF26-7FDB26BCC1E6}"/>
    <dgm:cxn modelId="{EA459761-2360-49BE-B827-09A468A593E0}" type="presOf" srcId="{1D7F6724-70F0-4DC8-80ED-17A388C16A8B}" destId="{A26FA7B8-F899-434D-A47C-FAEC9DF5D796}" srcOrd="0" destOrd="1" presId="urn:microsoft.com/office/officeart/2005/8/layout/chevron2"/>
    <dgm:cxn modelId="{2CCE6546-0A5B-4E63-8DF2-CCEDB987B794}" type="presOf" srcId="{C8532124-C5DC-4A57-9E0B-D28BDAA1E475}" destId="{A26FA7B8-F899-434D-A47C-FAEC9DF5D796}" srcOrd="0" destOrd="4" presId="urn:microsoft.com/office/officeart/2005/8/layout/chevron2"/>
    <dgm:cxn modelId="{07238A66-42A2-4F26-8FCE-8233DFDA2745}" type="presOf" srcId="{FEBE6B29-4870-4690-B7A2-CFD9368257C9}" destId="{12552E60-8276-44EC-BB1A-24B82E8372F5}" srcOrd="0" destOrd="0" presId="urn:microsoft.com/office/officeart/2005/8/layout/chevron2"/>
    <dgm:cxn modelId="{7EFD0567-9815-427C-ADD3-8311AFC981F3}" srcId="{87F58D67-D78A-4F09-BD1E-95C31961A762}" destId="{0CB18DD9-D4D9-48C0-AF76-E4382A300C60}" srcOrd="2" destOrd="0" parTransId="{E180D211-4F9D-4199-BC74-D6A8D4A7A8D0}" sibTransId="{BE29DCE9-CD3A-4262-8682-8CA1879C21DD}"/>
    <dgm:cxn modelId="{81862F67-C186-4E87-AC3D-C070ABDF62CC}" srcId="{D0A5156C-EE20-489E-8BFD-37C3142D4B83}" destId="{72994525-D3C4-41BC-973E-86FA9ACED3F8}" srcOrd="1" destOrd="0" parTransId="{790AAD6F-E10B-4689-B1A5-8A2384958984}" sibTransId="{F33E1B74-E36A-40CB-BC7A-B375D8077341}"/>
    <dgm:cxn modelId="{38532368-74C8-41E4-AB8F-D79AE8301904}" type="presOf" srcId="{4ED3DFDF-9CDD-46B0-B1CB-1A5EDCCCBFA5}" destId="{6AC615C2-27F8-45DE-B0E8-37FEB6638C9F}" srcOrd="0" destOrd="2" presId="urn:microsoft.com/office/officeart/2005/8/layout/chevron2"/>
    <dgm:cxn modelId="{109AF249-22C6-4E0D-A293-6C0E652F2CED}" type="presOf" srcId="{3791E7F1-267E-4423-88DB-030BD73DA6E3}" destId="{6AC615C2-27F8-45DE-B0E8-37FEB6638C9F}" srcOrd="0" destOrd="1" presId="urn:microsoft.com/office/officeart/2005/8/layout/chevron2"/>
    <dgm:cxn modelId="{0DDB7C6C-41CC-436F-84F1-01F5F8570463}" type="presOf" srcId="{8BC4CC5F-F526-409F-B32B-E267EAAEBD6F}" destId="{5BF35208-7CC1-4165-A633-233DB001FE29}" srcOrd="0" destOrd="0" presId="urn:microsoft.com/office/officeart/2005/8/layout/chevron2"/>
    <dgm:cxn modelId="{36F1F977-7CB0-4AE0-8D4C-B8332D5569C5}" type="presOf" srcId="{39415B4B-AE17-4038-A4B7-1D4E13807018}" destId="{D59F8EDD-376D-4106-AEB0-59A24BC53709}" srcOrd="0" destOrd="0" presId="urn:microsoft.com/office/officeart/2005/8/layout/chevron2"/>
    <dgm:cxn modelId="{0CFD9F79-E286-41EE-8FDB-6228E1D0D937}" srcId="{F5843F68-EBA1-4A90-8194-46F45ABB3BE2}" destId="{42DABFE0-E084-4FAC-BBA3-3EC35B504D3A}" srcOrd="2" destOrd="0" parTransId="{A00EC395-AA11-465D-9DA2-78318D16466A}" sibTransId="{7BE32FC8-A49B-4782-A34A-EA5A43FB857C}"/>
    <dgm:cxn modelId="{CC256A7B-999B-4C00-B9A2-0AF959083C38}" srcId="{87F58D67-D78A-4F09-BD1E-95C31961A762}" destId="{ED4388C8-CC57-4EB6-B84E-C22EC0497296}" srcOrd="1" destOrd="0" parTransId="{D7FD2C8C-3350-48A3-B760-F657C0B71BD8}" sibTransId="{0941A57E-9B19-4BC9-941C-FB5550F4C3E2}"/>
    <dgm:cxn modelId="{F989367C-7AC9-4EAA-9C58-EE72038F49D5}" type="presOf" srcId="{5E64193E-AF0A-4A7D-92FC-E643539EEE68}" destId="{7CF13497-13FF-4B78-B8A7-E16C00E01430}" srcOrd="0" destOrd="2" presId="urn:microsoft.com/office/officeart/2005/8/layout/chevron2"/>
    <dgm:cxn modelId="{D681A980-0EE5-497C-A3D7-58DD97C50E4E}" srcId="{87F58D67-D78A-4F09-BD1E-95C31961A762}" destId="{1B2AE4E3-6FA5-4AC3-8473-0F64B6983C64}" srcOrd="0" destOrd="0" parTransId="{FC4ED42A-D561-40A0-8854-75A11602DE0A}" sibTransId="{074698FB-AFF8-4D6C-8566-C2CE8E23C5E4}"/>
    <dgm:cxn modelId="{D5014B82-7CE9-42FF-AF4E-61C5AAEF24D3}" srcId="{F5843F68-EBA1-4A90-8194-46F45ABB3BE2}" destId="{D0A5156C-EE20-489E-8BFD-37C3142D4B83}" srcOrd="1" destOrd="0" parTransId="{A8599C9A-3572-4737-A45F-82B7F418A971}" sibTransId="{0F1635E4-EC74-45D7-9BA1-D71158D1D643}"/>
    <dgm:cxn modelId="{A47C7686-31F8-47B2-8FDC-651D2ED281FD}" srcId="{718F45A0-2A77-4EA6-93F0-43FA2AFF2D79}" destId="{27ED4564-CCC5-4F3C-A960-61347751EDF4}" srcOrd="1" destOrd="0" parTransId="{869C3E7A-89E2-46F4-82EE-ACA206F47944}" sibTransId="{3356388D-2DEC-49C4-ACB8-250C47061AE8}"/>
    <dgm:cxn modelId="{4A0ECB8B-C834-47E1-9AEB-F2D09D165050}" type="presOf" srcId="{87F58D67-D78A-4F09-BD1E-95C31961A762}" destId="{BFBB32BC-6C62-452A-B936-8777641E4F9C}" srcOrd="0" destOrd="0" presId="urn:microsoft.com/office/officeart/2005/8/layout/chevron2"/>
    <dgm:cxn modelId="{75DDD08B-EB8F-44C8-B803-D45F896A885A}" type="presOf" srcId="{70965A37-2CED-4BA3-913D-ACD98AA8A7B1}" destId="{7CF13497-13FF-4B78-B8A7-E16C00E01430}" srcOrd="0" destOrd="1" presId="urn:microsoft.com/office/officeart/2005/8/layout/chevron2"/>
    <dgm:cxn modelId="{45D46D94-B387-4986-8287-850B53217C47}" type="presOf" srcId="{72994525-D3C4-41BC-973E-86FA9ACED3F8}" destId="{D1BB88FF-4327-49AD-BE13-9B1A773817F3}" srcOrd="0" destOrd="1" presId="urn:microsoft.com/office/officeart/2005/8/layout/chevron2"/>
    <dgm:cxn modelId="{B51AA594-71AA-4C56-8131-143281E16983}" type="presOf" srcId="{09612338-DF72-426B-9C67-8BEEF577E17A}" destId="{A26FA7B8-F899-434D-A47C-FAEC9DF5D796}" srcOrd="0" destOrd="0" presId="urn:microsoft.com/office/officeart/2005/8/layout/chevron2"/>
    <dgm:cxn modelId="{A2F2C096-FB8F-4705-9424-69CAA25B5FA6}" type="presOf" srcId="{2734B1DB-06BF-4B4B-BCA7-B7368132728C}" destId="{6AC615C2-27F8-45DE-B0E8-37FEB6638C9F}" srcOrd="0" destOrd="0" presId="urn:microsoft.com/office/officeart/2005/8/layout/chevron2"/>
    <dgm:cxn modelId="{AFA85F9D-3FC8-4374-9E6E-1A58DD763295}" type="presOf" srcId="{D0A5156C-EE20-489E-8BFD-37C3142D4B83}" destId="{38E12C87-6DAF-430A-B189-CD93F320671B}" srcOrd="0" destOrd="0" presId="urn:microsoft.com/office/officeart/2005/8/layout/chevron2"/>
    <dgm:cxn modelId="{7EB7849D-EEDC-4091-BFAF-3D8923821524}" srcId="{DDB3B3E7-A044-4498-A5CF-75820CE4164B}" destId="{8332E729-005C-41DA-871F-CF1993A33362}" srcOrd="1" destOrd="0" parTransId="{8A41F376-503B-4BAB-99AE-597902BAE22A}" sibTransId="{B458B142-437F-449C-AC28-978863F6F874}"/>
    <dgm:cxn modelId="{6CFA8CA0-924E-4DC8-9B21-79CE73A3B943}" srcId="{3B354E96-E6D5-4B52-8C54-887DA8BB3521}" destId="{C8532124-C5DC-4A57-9E0B-D28BDAA1E475}" srcOrd="4" destOrd="0" parTransId="{5942EA7B-5C5E-4974-9245-0B93C410FEFA}" sibTransId="{6C306B69-B2B6-4B4C-BB24-1902C791A3F6}"/>
    <dgm:cxn modelId="{35294BAC-C37D-4EBD-BFD1-A358C4675193}" type="presOf" srcId="{8332E729-005C-41DA-871F-CF1993A33362}" destId="{D59F8EDD-376D-4106-AEB0-59A24BC53709}" srcOrd="0" destOrd="1" presId="urn:microsoft.com/office/officeart/2005/8/layout/chevron2"/>
    <dgm:cxn modelId="{AF6555AE-9126-4A17-9ECD-C7DCF25D1372}" type="presOf" srcId="{42DABFE0-E084-4FAC-BBA3-3EC35B504D3A}" destId="{A8A60B25-4706-49F2-809D-1CDA1D8481FA}" srcOrd="0" destOrd="0" presId="urn:microsoft.com/office/officeart/2005/8/layout/chevron2"/>
    <dgm:cxn modelId="{5A149BB1-5547-4B51-B710-066095A28C7C}" srcId="{F5843F68-EBA1-4A90-8194-46F45ABB3BE2}" destId="{7B1B78B3-E182-4896-B280-26942120F55C}" srcOrd="4" destOrd="0" parTransId="{C0D750E5-6582-4CD4-A84A-A5F594CA40B1}" sibTransId="{4168748A-51AE-427B-A3D7-6FC8C5EA9F82}"/>
    <dgm:cxn modelId="{16259DB8-7ECB-44BA-8551-A7B57FF7C3BD}" type="presOf" srcId="{DDB3B3E7-A044-4498-A5CF-75820CE4164B}" destId="{8AE9C253-41A1-4DA8-B376-DCB4DF74E427}" srcOrd="0" destOrd="0" presId="urn:microsoft.com/office/officeart/2005/8/layout/chevron2"/>
    <dgm:cxn modelId="{48983DB9-9118-44D0-90A6-3DB8FC42B266}" srcId="{3B354E96-E6D5-4B52-8C54-887DA8BB3521}" destId="{09612338-DF72-426B-9C67-8BEEF577E17A}" srcOrd="0" destOrd="0" parTransId="{94AC215F-22C2-41FD-BDBF-F4BA9F7BBF45}" sibTransId="{30560C39-4BBF-42BA-B1DC-10043B5BB733}"/>
    <dgm:cxn modelId="{6A889FB9-13D7-42EA-BD33-FA813143D837}" type="presOf" srcId="{F5843F68-EBA1-4A90-8194-46F45ABB3BE2}" destId="{7BBCF58E-9F0A-401C-B256-27338772891B}" srcOrd="0" destOrd="0" presId="urn:microsoft.com/office/officeart/2005/8/layout/chevron2"/>
    <dgm:cxn modelId="{B5D84BC0-ABBC-463C-B360-E022721B09BC}" srcId="{3B354E96-E6D5-4B52-8C54-887DA8BB3521}" destId="{280C22F9-3E00-4300-BDB3-773CE3FDE82D}" srcOrd="3" destOrd="0" parTransId="{F0D6CF81-1E10-4FD9-BF84-39E7F5ED2D27}" sibTransId="{9C3FCDC4-4676-4F6E-9929-D55B13DB96E8}"/>
    <dgm:cxn modelId="{A3D81FC7-0B5A-490B-95F8-B7BD51A1305C}" type="presOf" srcId="{C4428053-55FF-4E74-AF42-C33AA81EEAFF}" destId="{A26FA7B8-F899-434D-A47C-FAEC9DF5D796}" srcOrd="0" destOrd="2" presId="urn:microsoft.com/office/officeart/2005/8/layout/chevron2"/>
    <dgm:cxn modelId="{C390BAD3-0F76-4C6C-BD6B-E0AAC8BBDF15}" type="presOf" srcId="{ED4388C8-CC57-4EB6-B84E-C22EC0497296}" destId="{C93ED4A4-DFC1-4275-98CA-36E47AB357ED}" srcOrd="0" destOrd="1" presId="urn:microsoft.com/office/officeart/2005/8/layout/chevron2"/>
    <dgm:cxn modelId="{03E83CD5-F7DF-4B5D-BA02-E3C33FE60C00}" srcId="{F5843F68-EBA1-4A90-8194-46F45ABB3BE2}" destId="{9C5ABCC3-DB5F-4D77-9E53-B3CB9C35D617}" srcOrd="5" destOrd="0" parTransId="{D2C76A72-8609-4C5F-8608-029B0D655ED4}" sibTransId="{F3F1DC3F-57D2-4FB6-99D8-F69244E8AF03}"/>
    <dgm:cxn modelId="{E221FDDF-3E50-41BC-A252-2CC7370518D1}" srcId="{3B354E96-E6D5-4B52-8C54-887DA8BB3521}" destId="{1D7F6724-70F0-4DC8-80ED-17A388C16A8B}" srcOrd="1" destOrd="0" parTransId="{3B0FB24F-A6B6-4562-B53D-BD5A3CCBD58A}" sibTransId="{3BF28EBA-3A02-46FC-8158-EAD03F6CF244}"/>
    <dgm:cxn modelId="{D7FCD4E7-623E-423F-9380-5D563881463B}" type="presOf" srcId="{718F45A0-2A77-4EA6-93F0-43FA2AFF2D79}" destId="{497BE9DA-98D8-4703-BA41-117E461FDC27}" srcOrd="0" destOrd="0" presId="urn:microsoft.com/office/officeart/2005/8/layout/chevron2"/>
    <dgm:cxn modelId="{16EAFEE7-1853-4E88-BA68-C2B086320A36}" type="presOf" srcId="{DF3587F1-1263-4FF6-8A01-3E546F42C76A}" destId="{7CF13497-13FF-4B78-B8A7-E16C00E01430}" srcOrd="0" destOrd="0" presId="urn:microsoft.com/office/officeart/2005/8/layout/chevron2"/>
    <dgm:cxn modelId="{40299DE9-71DF-4969-99C1-E2CAE2548F6F}" srcId="{42DABFE0-E084-4FAC-BBA3-3EC35B504D3A}" destId="{5E64193E-AF0A-4A7D-92FC-E643539EEE68}" srcOrd="2" destOrd="0" parTransId="{4440DEE4-EB4B-4D90-9F50-BBA91D0C5710}" sibTransId="{5029E6CF-7F01-4363-AD45-0603EDE77BFF}"/>
    <dgm:cxn modelId="{3688DDE9-BB62-4C7A-9C5A-358A78190427}" srcId="{7B1B78B3-E182-4896-B280-26942120F55C}" destId="{FEBE6B29-4870-4690-B7A2-CFD9368257C9}" srcOrd="0" destOrd="0" parTransId="{B807550F-2767-4961-85BC-B2E3EA97DFB9}" sibTransId="{639356D3-081F-4373-ABD3-938E0DE58BA8}"/>
    <dgm:cxn modelId="{2A9390EF-2AAA-48BC-99B7-50CB6C3C7922}" type="presOf" srcId="{1B2AE4E3-6FA5-4AC3-8473-0F64B6983C64}" destId="{C93ED4A4-DFC1-4275-98CA-36E47AB357ED}" srcOrd="0" destOrd="0" presId="urn:microsoft.com/office/officeart/2005/8/layout/chevron2"/>
    <dgm:cxn modelId="{7AF831F0-AA8C-4D37-AC12-7BD5D417A1AB}" srcId="{F5843F68-EBA1-4A90-8194-46F45ABB3BE2}" destId="{718F45A0-2A77-4EA6-93F0-43FA2AFF2D79}" srcOrd="0" destOrd="0" parTransId="{257A3EF3-605A-4E33-A3CA-69D4FD427F6F}" sibTransId="{042CC60B-5914-4888-AD29-792D1CF286B5}"/>
    <dgm:cxn modelId="{F0BA61F8-8262-4A11-8427-B1D33D5FFD81}" type="presOf" srcId="{3B354E96-E6D5-4B52-8C54-887DA8BB3521}" destId="{AB776287-E439-48D1-A3D4-B1E046039447}" srcOrd="0" destOrd="0" presId="urn:microsoft.com/office/officeart/2005/8/layout/chevron2"/>
    <dgm:cxn modelId="{B8F270FB-E467-4027-8DB6-15591CFF03EE}" srcId="{3B354E96-E6D5-4B52-8C54-887DA8BB3521}" destId="{C4428053-55FF-4E74-AF42-C33AA81EEAFF}" srcOrd="2" destOrd="0" parTransId="{319308CC-9DB5-4776-B472-4352F423B5D5}" sibTransId="{9C27E357-4BD0-4FBA-92F9-EB4B022D8222}"/>
    <dgm:cxn modelId="{8984FBFB-8314-49DB-8D51-AFC1A4CE528B}" srcId="{718F45A0-2A77-4EA6-93F0-43FA2AFF2D79}" destId="{8BC4CC5F-F526-409F-B32B-E267EAAEBD6F}" srcOrd="0" destOrd="0" parTransId="{198F6E7E-1239-493C-BB93-90F004233800}" sibTransId="{BE8F0474-71E6-4C1D-93D8-3DECD40E0287}"/>
    <dgm:cxn modelId="{7C6F9BFD-3B5C-4923-B6C0-F388BE0075A6}" type="presOf" srcId="{9C5ABCC3-DB5F-4D77-9E53-B3CB9C35D617}" destId="{A49B2406-C2EF-49BB-A723-F3E0EF0A5D27}" srcOrd="0" destOrd="0" presId="urn:microsoft.com/office/officeart/2005/8/layout/chevron2"/>
    <dgm:cxn modelId="{E12C3D91-B4D1-4878-86B9-02B5C363CA9C}" type="presParOf" srcId="{7BBCF58E-9F0A-401C-B256-27338772891B}" destId="{AF02A75D-A221-48CD-8DFE-6FF592329E97}" srcOrd="0" destOrd="0" presId="urn:microsoft.com/office/officeart/2005/8/layout/chevron2"/>
    <dgm:cxn modelId="{86046776-C4AC-478E-A58F-56C169A05AFF}" type="presParOf" srcId="{AF02A75D-A221-48CD-8DFE-6FF592329E97}" destId="{497BE9DA-98D8-4703-BA41-117E461FDC27}" srcOrd="0" destOrd="0" presId="urn:microsoft.com/office/officeart/2005/8/layout/chevron2"/>
    <dgm:cxn modelId="{AD972210-FAA8-4E68-91B1-176F9982DCDE}" type="presParOf" srcId="{AF02A75D-A221-48CD-8DFE-6FF592329E97}" destId="{5BF35208-7CC1-4165-A633-233DB001FE29}" srcOrd="1" destOrd="0" presId="urn:microsoft.com/office/officeart/2005/8/layout/chevron2"/>
    <dgm:cxn modelId="{B534BCD2-E0E2-4951-A8A8-BB721AB371A2}" type="presParOf" srcId="{7BBCF58E-9F0A-401C-B256-27338772891B}" destId="{DCE6671A-9A88-4653-9C68-58FCA257C950}" srcOrd="1" destOrd="0" presId="urn:microsoft.com/office/officeart/2005/8/layout/chevron2"/>
    <dgm:cxn modelId="{67F18DA0-4122-4E61-B132-87DE1AB2AC07}" type="presParOf" srcId="{7BBCF58E-9F0A-401C-B256-27338772891B}" destId="{3F42E471-B70D-43CB-A87E-2F96A5EEA5C9}" srcOrd="2" destOrd="0" presId="urn:microsoft.com/office/officeart/2005/8/layout/chevron2"/>
    <dgm:cxn modelId="{DBC31BD8-AEAC-4BC5-B97D-187446EA0110}" type="presParOf" srcId="{3F42E471-B70D-43CB-A87E-2F96A5EEA5C9}" destId="{38E12C87-6DAF-430A-B189-CD93F320671B}" srcOrd="0" destOrd="0" presId="urn:microsoft.com/office/officeart/2005/8/layout/chevron2"/>
    <dgm:cxn modelId="{6C2FC981-CFE8-46CE-B379-D6B8F7E7F27F}" type="presParOf" srcId="{3F42E471-B70D-43CB-A87E-2F96A5EEA5C9}" destId="{D1BB88FF-4327-49AD-BE13-9B1A773817F3}" srcOrd="1" destOrd="0" presId="urn:microsoft.com/office/officeart/2005/8/layout/chevron2"/>
    <dgm:cxn modelId="{8F99AB32-B33E-4F6D-87ED-CEA903F567B8}" type="presParOf" srcId="{7BBCF58E-9F0A-401C-B256-27338772891B}" destId="{9DD30485-05F9-4EE8-8C20-C2B5CFE15164}" srcOrd="3" destOrd="0" presId="urn:microsoft.com/office/officeart/2005/8/layout/chevron2"/>
    <dgm:cxn modelId="{1C74EF70-3406-4F68-BF4B-729D9CF0E8F5}" type="presParOf" srcId="{7BBCF58E-9F0A-401C-B256-27338772891B}" destId="{A7A112C8-E589-4F25-BA2A-B78EE631E6E4}" srcOrd="4" destOrd="0" presId="urn:microsoft.com/office/officeart/2005/8/layout/chevron2"/>
    <dgm:cxn modelId="{B85B3EA7-A982-40AF-BFD6-4C589D602179}" type="presParOf" srcId="{A7A112C8-E589-4F25-BA2A-B78EE631E6E4}" destId="{A8A60B25-4706-49F2-809D-1CDA1D8481FA}" srcOrd="0" destOrd="0" presId="urn:microsoft.com/office/officeart/2005/8/layout/chevron2"/>
    <dgm:cxn modelId="{AF20B1DD-B3DE-4127-8BEF-1B6FF69B75EA}" type="presParOf" srcId="{A7A112C8-E589-4F25-BA2A-B78EE631E6E4}" destId="{7CF13497-13FF-4B78-B8A7-E16C00E01430}" srcOrd="1" destOrd="0" presId="urn:microsoft.com/office/officeart/2005/8/layout/chevron2"/>
    <dgm:cxn modelId="{4C42440D-B85E-46D0-8F75-2D2946F12B1F}" type="presParOf" srcId="{7BBCF58E-9F0A-401C-B256-27338772891B}" destId="{CFDCB562-CE20-4C1F-8361-6D26D11AC2EC}" srcOrd="5" destOrd="0" presId="urn:microsoft.com/office/officeart/2005/8/layout/chevron2"/>
    <dgm:cxn modelId="{F91C9FC3-5995-4998-8ADD-29C922CB070B}" type="presParOf" srcId="{7BBCF58E-9F0A-401C-B256-27338772891B}" destId="{111FB5D0-19BA-4E54-B2A4-C663240DA769}" srcOrd="6" destOrd="0" presId="urn:microsoft.com/office/officeart/2005/8/layout/chevron2"/>
    <dgm:cxn modelId="{2CE899A1-054B-4FCD-8872-AF9E3FD74942}" type="presParOf" srcId="{111FB5D0-19BA-4E54-B2A4-C663240DA769}" destId="{AB776287-E439-48D1-A3D4-B1E046039447}" srcOrd="0" destOrd="0" presId="urn:microsoft.com/office/officeart/2005/8/layout/chevron2"/>
    <dgm:cxn modelId="{6F3654B9-91A6-4751-A8E8-CC653B101488}" type="presParOf" srcId="{111FB5D0-19BA-4E54-B2A4-C663240DA769}" destId="{A26FA7B8-F899-434D-A47C-FAEC9DF5D796}" srcOrd="1" destOrd="0" presId="urn:microsoft.com/office/officeart/2005/8/layout/chevron2"/>
    <dgm:cxn modelId="{20B8C11D-6A4C-4B9F-9F04-1CEDB0AC522E}" type="presParOf" srcId="{7BBCF58E-9F0A-401C-B256-27338772891B}" destId="{3DC2F2AF-D981-4300-9361-559D78703515}" srcOrd="7" destOrd="0" presId="urn:microsoft.com/office/officeart/2005/8/layout/chevron2"/>
    <dgm:cxn modelId="{A95291C5-8989-4237-88EB-538EE349406B}" type="presParOf" srcId="{7BBCF58E-9F0A-401C-B256-27338772891B}" destId="{AD3B7FA2-54FA-44C4-AAEF-CD91F53E63A6}" srcOrd="8" destOrd="0" presId="urn:microsoft.com/office/officeart/2005/8/layout/chevron2"/>
    <dgm:cxn modelId="{57276DAE-AE62-4C47-B86F-7E9B5D03C0A7}" type="presParOf" srcId="{AD3B7FA2-54FA-44C4-AAEF-CD91F53E63A6}" destId="{364CCD36-CD4C-46A7-94FD-02371BAFA717}" srcOrd="0" destOrd="0" presId="urn:microsoft.com/office/officeart/2005/8/layout/chevron2"/>
    <dgm:cxn modelId="{8F4A9E43-891B-4C3B-8FAE-CC2373C11A0D}" type="presParOf" srcId="{AD3B7FA2-54FA-44C4-AAEF-CD91F53E63A6}" destId="{12552E60-8276-44EC-BB1A-24B82E8372F5}" srcOrd="1" destOrd="0" presId="urn:microsoft.com/office/officeart/2005/8/layout/chevron2"/>
    <dgm:cxn modelId="{C2E9896B-AE2D-4951-9060-692AB2B4B0D4}" type="presParOf" srcId="{7BBCF58E-9F0A-401C-B256-27338772891B}" destId="{2B36D402-D78C-4F33-AB00-531098A215F4}" srcOrd="9" destOrd="0" presId="urn:microsoft.com/office/officeart/2005/8/layout/chevron2"/>
    <dgm:cxn modelId="{88539C14-9559-4D52-AEC0-92FE67EF6580}" type="presParOf" srcId="{7BBCF58E-9F0A-401C-B256-27338772891B}" destId="{9757842A-5C2D-4635-BDBA-FF7DE13DF208}" srcOrd="10" destOrd="0" presId="urn:microsoft.com/office/officeart/2005/8/layout/chevron2"/>
    <dgm:cxn modelId="{24017BED-CA46-4CC6-A621-B0E4F1351F33}" type="presParOf" srcId="{9757842A-5C2D-4635-BDBA-FF7DE13DF208}" destId="{A49B2406-C2EF-49BB-A723-F3E0EF0A5D27}" srcOrd="0" destOrd="0" presId="urn:microsoft.com/office/officeart/2005/8/layout/chevron2"/>
    <dgm:cxn modelId="{909F6FD5-628C-4641-B490-433BD630C3C8}" type="presParOf" srcId="{9757842A-5C2D-4635-BDBA-FF7DE13DF208}" destId="{6AC615C2-27F8-45DE-B0E8-37FEB6638C9F}" srcOrd="1" destOrd="0" presId="urn:microsoft.com/office/officeart/2005/8/layout/chevron2"/>
    <dgm:cxn modelId="{EB140685-0032-4732-8781-DD77CCB94773}" type="presParOf" srcId="{7BBCF58E-9F0A-401C-B256-27338772891B}" destId="{EDDE252C-942D-49FC-BFCC-41CFF700AA11}" srcOrd="11" destOrd="0" presId="urn:microsoft.com/office/officeart/2005/8/layout/chevron2"/>
    <dgm:cxn modelId="{3389746B-5FE8-4A6B-9BBD-2906530B099E}" type="presParOf" srcId="{7BBCF58E-9F0A-401C-B256-27338772891B}" destId="{0A7F5DD8-1901-44C6-A62A-E3E49CC553E6}" srcOrd="12" destOrd="0" presId="urn:microsoft.com/office/officeart/2005/8/layout/chevron2"/>
    <dgm:cxn modelId="{A9674ADD-6EC9-46BD-B752-ACCD4730639E}" type="presParOf" srcId="{0A7F5DD8-1901-44C6-A62A-E3E49CC553E6}" destId="{BFBB32BC-6C62-452A-B936-8777641E4F9C}" srcOrd="0" destOrd="0" presId="urn:microsoft.com/office/officeart/2005/8/layout/chevron2"/>
    <dgm:cxn modelId="{B5BDD425-3BC4-4876-BF73-D206E51AFB07}" type="presParOf" srcId="{0A7F5DD8-1901-44C6-A62A-E3E49CC553E6}" destId="{C93ED4A4-DFC1-4275-98CA-36E47AB357ED}" srcOrd="1" destOrd="0" presId="urn:microsoft.com/office/officeart/2005/8/layout/chevron2"/>
    <dgm:cxn modelId="{B7DB9734-8A56-4ECC-A918-3E34B4917682}" type="presParOf" srcId="{7BBCF58E-9F0A-401C-B256-27338772891B}" destId="{96D70CEA-4A61-4912-8246-982DE7E526F1}" srcOrd="13" destOrd="0" presId="urn:microsoft.com/office/officeart/2005/8/layout/chevron2"/>
    <dgm:cxn modelId="{A33CE49F-1072-44FB-9152-312225E5144B}" type="presParOf" srcId="{7BBCF58E-9F0A-401C-B256-27338772891B}" destId="{D563F6BB-B446-4859-8E9F-D2BE29BE1FD6}" srcOrd="14" destOrd="0" presId="urn:microsoft.com/office/officeart/2005/8/layout/chevron2"/>
    <dgm:cxn modelId="{D538915F-2DD3-409D-9A20-E91023412877}" type="presParOf" srcId="{D563F6BB-B446-4859-8E9F-D2BE29BE1FD6}" destId="{8AE9C253-41A1-4DA8-B376-DCB4DF74E427}" srcOrd="0" destOrd="0" presId="urn:microsoft.com/office/officeart/2005/8/layout/chevron2"/>
    <dgm:cxn modelId="{7DB1A6CB-F355-4860-81E0-8335926FBF7B}" type="presParOf" srcId="{D563F6BB-B446-4859-8E9F-D2BE29BE1FD6}" destId="{D59F8EDD-376D-4106-AEB0-59A24BC53709}" srcOrd="1" destOrd="0" presId="urn:microsoft.com/office/officeart/2005/8/layout/chevron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46252A-B021-44BC-B18C-33FACE99D169}">
      <dsp:nvSpPr>
        <dsp:cNvPr id="0" name=""/>
        <dsp:cNvSpPr/>
      </dsp:nvSpPr>
      <dsp:spPr>
        <a:xfrm rot="5400000">
          <a:off x="-175322" y="175662"/>
          <a:ext cx="1168819" cy="818173"/>
        </a:xfrm>
        <a:prstGeom prst="chevron">
          <a:avLst/>
        </a:prstGeom>
        <a:solidFill>
          <a:schemeClr val="accent6"/>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Février - Mars 2018 </a:t>
          </a:r>
        </a:p>
      </dsp:txBody>
      <dsp:txXfrm rot="-5400000">
        <a:off x="2" y="409426"/>
        <a:ext cx="818173" cy="350646"/>
      </dsp:txXfrm>
    </dsp:sp>
    <dsp:sp modelId="{10182DD2-6B48-4B39-8B0C-C562113B140C}">
      <dsp:nvSpPr>
        <dsp:cNvPr id="0" name=""/>
        <dsp:cNvSpPr/>
      </dsp:nvSpPr>
      <dsp:spPr>
        <a:xfrm rot="5400000">
          <a:off x="2939425" y="-2120912"/>
          <a:ext cx="759732" cy="500223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fr-FR" sz="700" kern="1200"/>
            <a:t>Lancement du projet, début conception technique et définitions de l’ICO.</a:t>
          </a:r>
          <a:endParaRPr lang="en-US" sz="700" kern="1200"/>
        </a:p>
        <a:p>
          <a:pPr marL="57150" lvl="1" indent="-57150" algn="l" defTabSz="311150">
            <a:lnSpc>
              <a:spcPct val="90000"/>
            </a:lnSpc>
            <a:spcBef>
              <a:spcPct val="0"/>
            </a:spcBef>
            <a:spcAft>
              <a:spcPct val="15000"/>
            </a:spcAft>
            <a:buChar char="•"/>
          </a:pPr>
          <a:r>
            <a:rPr lang="fr-FR" sz="700" kern="1200"/>
            <a:t>Réservation des domaines pour la société et l’ICO.</a:t>
          </a:r>
          <a:endParaRPr lang="en-US" sz="700" kern="1200"/>
        </a:p>
        <a:p>
          <a:pPr marL="57150" lvl="1" indent="-57150" algn="l" defTabSz="311150">
            <a:lnSpc>
              <a:spcPct val="90000"/>
            </a:lnSpc>
            <a:spcBef>
              <a:spcPct val="0"/>
            </a:spcBef>
            <a:spcAft>
              <a:spcPct val="15000"/>
            </a:spcAft>
            <a:buChar char="•"/>
          </a:pPr>
          <a:r>
            <a:rPr lang="fr-FR" sz="700" kern="1200"/>
            <a:t>Préparation technique de l’ICO.</a:t>
          </a:r>
          <a:endParaRPr lang="en-US" sz="700" kern="1200"/>
        </a:p>
      </dsp:txBody>
      <dsp:txXfrm rot="-5400000">
        <a:off x="818174" y="37426"/>
        <a:ext cx="4965149" cy="685558"/>
      </dsp:txXfrm>
    </dsp:sp>
    <dsp:sp modelId="{2B885E48-C08B-47BE-9633-722AC518D54A}">
      <dsp:nvSpPr>
        <dsp:cNvPr id="0" name=""/>
        <dsp:cNvSpPr/>
      </dsp:nvSpPr>
      <dsp:spPr>
        <a:xfrm rot="5400000">
          <a:off x="-175322" y="1228086"/>
          <a:ext cx="1168819" cy="818173"/>
        </a:xfrm>
        <a:prstGeom prst="chevron">
          <a:avLst/>
        </a:prstGeom>
        <a:solidFill>
          <a:schemeClr val="accent5"/>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Avril - Juin 2018</a:t>
          </a:r>
        </a:p>
      </dsp:txBody>
      <dsp:txXfrm rot="-5400000">
        <a:off x="2" y="1461850"/>
        <a:ext cx="818173" cy="350646"/>
      </dsp:txXfrm>
    </dsp:sp>
    <dsp:sp modelId="{3356609E-7BE4-49D8-B1DC-C3DBF7628E0E}">
      <dsp:nvSpPr>
        <dsp:cNvPr id="0" name=""/>
        <dsp:cNvSpPr/>
      </dsp:nvSpPr>
      <dsp:spPr>
        <a:xfrm rot="5400000">
          <a:off x="2939425" y="-1068488"/>
          <a:ext cx="759732" cy="500223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fr-FR" sz="700" kern="1200"/>
            <a:t>Préparation technique de l’ICO.</a:t>
          </a:r>
          <a:endParaRPr lang="en-US" sz="700" kern="1200"/>
        </a:p>
        <a:p>
          <a:pPr marL="57150" lvl="1" indent="-57150" algn="l" defTabSz="311150">
            <a:lnSpc>
              <a:spcPct val="90000"/>
            </a:lnSpc>
            <a:spcBef>
              <a:spcPct val="0"/>
            </a:spcBef>
            <a:spcAft>
              <a:spcPct val="15000"/>
            </a:spcAft>
            <a:buChar char="•"/>
          </a:pPr>
          <a:r>
            <a:rPr lang="fr-FR" sz="700" kern="1200"/>
            <a:t>Début réalisation des services et application client.</a:t>
          </a:r>
          <a:endParaRPr lang="en-US" sz="700" kern="1200"/>
        </a:p>
        <a:p>
          <a:pPr marL="57150" lvl="1" indent="-57150" algn="l" defTabSz="311150">
            <a:lnSpc>
              <a:spcPct val="90000"/>
            </a:lnSpc>
            <a:spcBef>
              <a:spcPct val="0"/>
            </a:spcBef>
            <a:spcAft>
              <a:spcPct val="15000"/>
            </a:spcAft>
            <a:buChar char="•"/>
          </a:pPr>
          <a:r>
            <a:rPr lang="en-US" sz="700" kern="1200"/>
            <a:t>Recrutement animateurs pour les réseaux sociaux.</a:t>
          </a:r>
        </a:p>
      </dsp:txBody>
      <dsp:txXfrm rot="-5400000">
        <a:off x="818174" y="1089850"/>
        <a:ext cx="4965149" cy="685558"/>
      </dsp:txXfrm>
    </dsp:sp>
    <dsp:sp modelId="{180F950C-915C-4BFF-B2EB-187428A8E5CE}">
      <dsp:nvSpPr>
        <dsp:cNvPr id="0" name=""/>
        <dsp:cNvSpPr/>
      </dsp:nvSpPr>
      <dsp:spPr>
        <a:xfrm rot="5400000">
          <a:off x="-175322" y="2280510"/>
          <a:ext cx="1168819" cy="818173"/>
        </a:xfrm>
        <a:prstGeom prst="chevron">
          <a:avLst/>
        </a:prstGeom>
        <a:solidFill>
          <a:schemeClr val="accent4"/>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Juillet-Août 2018</a:t>
          </a:r>
          <a:endParaRPr lang="en-US" sz="900" kern="1200"/>
        </a:p>
      </dsp:txBody>
      <dsp:txXfrm rot="-5400000">
        <a:off x="2" y="2514274"/>
        <a:ext cx="818173" cy="350646"/>
      </dsp:txXfrm>
    </dsp:sp>
    <dsp:sp modelId="{652AC2ED-50A0-433D-954D-5FCD28E2265B}">
      <dsp:nvSpPr>
        <dsp:cNvPr id="0" name=""/>
        <dsp:cNvSpPr/>
      </dsp:nvSpPr>
      <dsp:spPr>
        <a:xfrm rot="5400000">
          <a:off x="2939425" y="-16064"/>
          <a:ext cx="759732" cy="500223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fr-FR" sz="700" kern="1200"/>
            <a:t>Création de la société d’exploitation (Grey Matter Technologies)</a:t>
          </a:r>
          <a:endParaRPr lang="en-US" sz="700" kern="1200"/>
        </a:p>
        <a:p>
          <a:pPr marL="57150" lvl="1" indent="-57150" algn="l" defTabSz="311150">
            <a:lnSpc>
              <a:spcPct val="90000"/>
            </a:lnSpc>
            <a:spcBef>
              <a:spcPct val="0"/>
            </a:spcBef>
            <a:spcAft>
              <a:spcPct val="15000"/>
            </a:spcAft>
            <a:buChar char="•"/>
          </a:pPr>
          <a:r>
            <a:rPr lang="en-US" sz="700" kern="1200"/>
            <a:t>Recrutement animateurs pour les réseaux sociaux.</a:t>
          </a:r>
        </a:p>
        <a:p>
          <a:pPr marL="57150" lvl="1" indent="-57150" algn="l" defTabSz="311150">
            <a:lnSpc>
              <a:spcPct val="90000"/>
            </a:lnSpc>
            <a:spcBef>
              <a:spcPct val="0"/>
            </a:spcBef>
            <a:spcAft>
              <a:spcPct val="15000"/>
            </a:spcAft>
            <a:buChar char="•"/>
          </a:pPr>
          <a:r>
            <a:rPr lang="en-US" sz="700" kern="1200"/>
            <a:t>Finalisation des documents et site web.</a:t>
          </a:r>
        </a:p>
        <a:p>
          <a:pPr marL="57150" lvl="1" indent="-57150" algn="l" defTabSz="311150">
            <a:lnSpc>
              <a:spcPct val="90000"/>
            </a:lnSpc>
            <a:spcBef>
              <a:spcPct val="0"/>
            </a:spcBef>
            <a:spcAft>
              <a:spcPct val="15000"/>
            </a:spcAft>
            <a:buChar char="•"/>
          </a:pPr>
          <a:r>
            <a:rPr lang="en-US" sz="700" kern="1200"/>
            <a:t>Traduction des documents et site web.</a:t>
          </a:r>
        </a:p>
        <a:p>
          <a:pPr marL="57150" lvl="1" indent="-57150" algn="l" defTabSz="311150">
            <a:lnSpc>
              <a:spcPct val="90000"/>
            </a:lnSpc>
            <a:spcBef>
              <a:spcPct val="0"/>
            </a:spcBef>
            <a:spcAft>
              <a:spcPct val="15000"/>
            </a:spcAft>
            <a:buChar char="•"/>
          </a:pPr>
          <a:r>
            <a:rPr lang="en-US" sz="700" kern="1200"/>
            <a:t>Tests complets du système pour l'ICO (Site web, serveurs, Blockchain)</a:t>
          </a:r>
        </a:p>
        <a:p>
          <a:pPr marL="57150" lvl="1" indent="-57150" algn="l" defTabSz="311150">
            <a:lnSpc>
              <a:spcPct val="90000"/>
            </a:lnSpc>
            <a:spcBef>
              <a:spcPct val="0"/>
            </a:spcBef>
            <a:spcAft>
              <a:spcPct val="15000"/>
            </a:spcAft>
            <a:buChar char="•"/>
          </a:pPr>
          <a:r>
            <a:rPr lang="fr-FR" sz="700" kern="1200"/>
            <a:t>Préannonce de l’ICO.</a:t>
          </a:r>
          <a:endParaRPr lang="en-US" sz="700" kern="1200"/>
        </a:p>
      </dsp:txBody>
      <dsp:txXfrm rot="-5400000">
        <a:off x="818174" y="2142275"/>
        <a:ext cx="4965149" cy="685558"/>
      </dsp:txXfrm>
    </dsp:sp>
    <dsp:sp modelId="{A25C0408-CD85-4F03-ABDD-DDE7AD9F71A4}">
      <dsp:nvSpPr>
        <dsp:cNvPr id="0" name=""/>
        <dsp:cNvSpPr/>
      </dsp:nvSpPr>
      <dsp:spPr>
        <a:xfrm rot="5400000">
          <a:off x="-175322" y="3332934"/>
          <a:ext cx="1168819" cy="818173"/>
        </a:xfrm>
        <a:prstGeom prst="chevron">
          <a:avLst/>
        </a:prstGeom>
        <a:solidFill>
          <a:schemeClr val="accent3"/>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Septembre - Novembre 2018</a:t>
          </a:r>
          <a:endParaRPr lang="en-US" sz="900" kern="1200"/>
        </a:p>
      </dsp:txBody>
      <dsp:txXfrm rot="-5400000">
        <a:off x="2" y="3566698"/>
        <a:ext cx="818173" cy="350646"/>
      </dsp:txXfrm>
    </dsp:sp>
    <dsp:sp modelId="{E9103451-646C-453C-BD97-CB2D74ACEE06}">
      <dsp:nvSpPr>
        <dsp:cNvPr id="0" name=""/>
        <dsp:cNvSpPr/>
      </dsp:nvSpPr>
      <dsp:spPr>
        <a:xfrm rot="5400000">
          <a:off x="2939425" y="1036359"/>
          <a:ext cx="759732" cy="500223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fr-FR" sz="700" kern="1200"/>
            <a:t>Lancement ICO publique.</a:t>
          </a:r>
          <a:endParaRPr lang="en-US" sz="700" kern="1200"/>
        </a:p>
        <a:p>
          <a:pPr marL="57150" lvl="1" indent="-57150" algn="l" defTabSz="311150">
            <a:lnSpc>
              <a:spcPct val="90000"/>
            </a:lnSpc>
            <a:spcBef>
              <a:spcPct val="0"/>
            </a:spcBef>
            <a:spcAft>
              <a:spcPct val="15000"/>
            </a:spcAft>
            <a:buChar char="•"/>
          </a:pPr>
          <a:r>
            <a:rPr lang="en-US" sz="700" kern="1200"/>
            <a:t>Suivi de l'ICO.</a:t>
          </a:r>
        </a:p>
        <a:p>
          <a:pPr marL="57150" lvl="1" indent="-57150" algn="l" defTabSz="311150">
            <a:lnSpc>
              <a:spcPct val="90000"/>
            </a:lnSpc>
            <a:spcBef>
              <a:spcPct val="0"/>
            </a:spcBef>
            <a:spcAft>
              <a:spcPct val="15000"/>
            </a:spcAft>
            <a:buChar char="•"/>
          </a:pPr>
          <a:r>
            <a:rPr lang="en-US" sz="700" kern="1200"/>
            <a:t>Support aux animateurs des réseaux sociaux.</a:t>
          </a:r>
        </a:p>
      </dsp:txBody>
      <dsp:txXfrm rot="-5400000">
        <a:off x="818174" y="3194698"/>
        <a:ext cx="4965149" cy="685558"/>
      </dsp:txXfrm>
    </dsp:sp>
    <dsp:sp modelId="{8E0AD194-C5EA-4740-B62F-65AE3020835E}">
      <dsp:nvSpPr>
        <dsp:cNvPr id="0" name=""/>
        <dsp:cNvSpPr/>
      </dsp:nvSpPr>
      <dsp:spPr>
        <a:xfrm rot="5400000">
          <a:off x="-175322" y="4385357"/>
          <a:ext cx="1168819" cy="818173"/>
        </a:xfrm>
        <a:prstGeom prst="chevron">
          <a:avLst/>
        </a:prstGeom>
        <a:solidFill>
          <a:schemeClr val="accent2"/>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Décembre 2018</a:t>
          </a:r>
        </a:p>
      </dsp:txBody>
      <dsp:txXfrm rot="-5400000">
        <a:off x="2" y="4619121"/>
        <a:ext cx="818173" cy="350646"/>
      </dsp:txXfrm>
    </dsp:sp>
    <dsp:sp modelId="{705B0E73-E7D0-4B12-98A6-5E80A5AD26AD}">
      <dsp:nvSpPr>
        <dsp:cNvPr id="0" name=""/>
        <dsp:cNvSpPr/>
      </dsp:nvSpPr>
      <dsp:spPr>
        <a:xfrm rot="5400000">
          <a:off x="2939425" y="2088782"/>
          <a:ext cx="759732" cy="500223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n-US" sz="700" kern="1200"/>
            <a:t>Fin ICO publique (ou plus tôt si hard cap atteint avant cette date)</a:t>
          </a:r>
        </a:p>
        <a:p>
          <a:pPr marL="57150" lvl="1" indent="-57150" algn="l" defTabSz="311150">
            <a:lnSpc>
              <a:spcPct val="90000"/>
            </a:lnSpc>
            <a:spcBef>
              <a:spcPct val="0"/>
            </a:spcBef>
            <a:spcAft>
              <a:spcPct val="15000"/>
            </a:spcAft>
            <a:buChar char="•"/>
          </a:pPr>
          <a:r>
            <a:rPr lang="en-US" sz="700" kern="1200"/>
            <a:t>Bilan</a:t>
          </a:r>
        </a:p>
        <a:p>
          <a:pPr marL="57150" lvl="1" indent="-57150" algn="l" defTabSz="311150">
            <a:lnSpc>
              <a:spcPct val="90000"/>
            </a:lnSpc>
            <a:spcBef>
              <a:spcPct val="0"/>
            </a:spcBef>
            <a:spcAft>
              <a:spcPct val="15000"/>
            </a:spcAft>
            <a:buChar char="•"/>
          </a:pPr>
          <a:r>
            <a:rPr lang="en-US" sz="700" kern="1200"/>
            <a:t>Début embauches pour renforcement du developpement (*)</a:t>
          </a:r>
        </a:p>
      </dsp:txBody>
      <dsp:txXfrm rot="-5400000">
        <a:off x="818174" y="4247121"/>
        <a:ext cx="4965149" cy="6855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7BE9DA-98D8-4703-BA41-117E461FDC27}">
      <dsp:nvSpPr>
        <dsp:cNvPr id="0" name=""/>
        <dsp:cNvSpPr/>
      </dsp:nvSpPr>
      <dsp:spPr>
        <a:xfrm rot="5400000">
          <a:off x="-147313" y="153087"/>
          <a:ext cx="982087" cy="687460"/>
        </a:xfrm>
        <a:prstGeom prst="chevron">
          <a:avLst/>
        </a:prstGeom>
        <a:solidFill>
          <a:schemeClr val="accent6"/>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Janvier - Juin 2019</a:t>
          </a:r>
        </a:p>
      </dsp:txBody>
      <dsp:txXfrm rot="-5400000">
        <a:off x="1" y="349503"/>
        <a:ext cx="687460" cy="294627"/>
      </dsp:txXfrm>
    </dsp:sp>
    <dsp:sp modelId="{5BF35208-7CC1-4165-A633-233DB001FE29}">
      <dsp:nvSpPr>
        <dsp:cNvPr id="0" name=""/>
        <dsp:cNvSpPr/>
      </dsp:nvSpPr>
      <dsp:spPr>
        <a:xfrm rot="5400000">
          <a:off x="2767752" y="-2074516"/>
          <a:ext cx="638356" cy="4798939"/>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fr-FR" sz="700" kern="1200"/>
            <a:t>Version Alpha du client et du node passerelle générique.</a:t>
          </a:r>
          <a:endParaRPr lang="en-US" sz="700" kern="1200"/>
        </a:p>
        <a:p>
          <a:pPr marL="57150" lvl="1" indent="-57150" algn="l" defTabSz="311150">
            <a:lnSpc>
              <a:spcPct val="90000"/>
            </a:lnSpc>
            <a:spcBef>
              <a:spcPct val="0"/>
            </a:spcBef>
            <a:spcAft>
              <a:spcPct val="15000"/>
            </a:spcAft>
            <a:buChar char="•"/>
          </a:pPr>
          <a:r>
            <a:rPr lang="fr-FR" sz="700" kern="1200"/>
            <a:t>Campagne Bug Bounty .</a:t>
          </a:r>
          <a:endParaRPr lang="en-US" sz="700" kern="1200"/>
        </a:p>
      </dsp:txBody>
      <dsp:txXfrm rot="-5400000">
        <a:off x="687461" y="36937"/>
        <a:ext cx="4767777" cy="576032"/>
      </dsp:txXfrm>
    </dsp:sp>
    <dsp:sp modelId="{38E12C87-6DAF-430A-B189-CD93F320671B}">
      <dsp:nvSpPr>
        <dsp:cNvPr id="0" name=""/>
        <dsp:cNvSpPr/>
      </dsp:nvSpPr>
      <dsp:spPr>
        <a:xfrm rot="5400000">
          <a:off x="-147313" y="1055267"/>
          <a:ext cx="982087" cy="687460"/>
        </a:xfrm>
        <a:prstGeom prst="chevron">
          <a:avLst/>
        </a:prstGeom>
        <a:solidFill>
          <a:schemeClr val="accent5"/>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Juillet - Septembre 2019</a:t>
          </a:r>
        </a:p>
      </dsp:txBody>
      <dsp:txXfrm rot="-5400000">
        <a:off x="1" y="1251683"/>
        <a:ext cx="687460" cy="294627"/>
      </dsp:txXfrm>
    </dsp:sp>
    <dsp:sp modelId="{D1BB88FF-4327-49AD-BE13-9B1A773817F3}">
      <dsp:nvSpPr>
        <dsp:cNvPr id="0" name=""/>
        <dsp:cNvSpPr/>
      </dsp:nvSpPr>
      <dsp:spPr>
        <a:xfrm rot="5400000">
          <a:off x="2767752" y="-1172336"/>
          <a:ext cx="638356" cy="4798939"/>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fr-FR" sz="700" kern="1200"/>
            <a:t>Version alpha du node d’arbitrage et du node squelette pour conversion fiat (*).</a:t>
          </a:r>
          <a:endParaRPr lang="en-US" sz="700" kern="1200"/>
        </a:p>
        <a:p>
          <a:pPr marL="57150" lvl="1" indent="-57150" algn="l" defTabSz="311150">
            <a:lnSpc>
              <a:spcPct val="90000"/>
            </a:lnSpc>
            <a:spcBef>
              <a:spcPct val="0"/>
            </a:spcBef>
            <a:spcAft>
              <a:spcPct val="15000"/>
            </a:spcAft>
            <a:buChar char="•"/>
          </a:pPr>
          <a:r>
            <a:rPr lang="fr-FR" sz="700" kern="1200"/>
            <a:t>Campagne Bug Bounty.</a:t>
          </a:r>
          <a:endParaRPr lang="en-US" sz="700" kern="1200"/>
        </a:p>
      </dsp:txBody>
      <dsp:txXfrm rot="-5400000">
        <a:off x="687461" y="939117"/>
        <a:ext cx="4767777" cy="576032"/>
      </dsp:txXfrm>
    </dsp:sp>
    <dsp:sp modelId="{A8A60B25-4706-49F2-809D-1CDA1D8481FA}">
      <dsp:nvSpPr>
        <dsp:cNvPr id="0" name=""/>
        <dsp:cNvSpPr/>
      </dsp:nvSpPr>
      <dsp:spPr>
        <a:xfrm rot="5400000">
          <a:off x="-147313" y="1957447"/>
          <a:ext cx="982087" cy="687460"/>
        </a:xfrm>
        <a:prstGeom prst="chevron">
          <a:avLst/>
        </a:prstGeom>
        <a:solidFill>
          <a:schemeClr val="accent4"/>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Octobre - Décembre 2019</a:t>
          </a:r>
        </a:p>
      </dsp:txBody>
      <dsp:txXfrm rot="-5400000">
        <a:off x="1" y="2153863"/>
        <a:ext cx="687460" cy="294627"/>
      </dsp:txXfrm>
    </dsp:sp>
    <dsp:sp modelId="{7CF13497-13FF-4B78-B8A7-E16C00E01430}">
      <dsp:nvSpPr>
        <dsp:cNvPr id="0" name=""/>
        <dsp:cNvSpPr/>
      </dsp:nvSpPr>
      <dsp:spPr>
        <a:xfrm rot="5400000">
          <a:off x="2767752" y="-270157"/>
          <a:ext cx="638356" cy="4798939"/>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fr-FR" sz="700" kern="1200"/>
            <a:t>Version Beta de tous les composants de la plateforme.</a:t>
          </a:r>
          <a:endParaRPr lang="en-US" sz="700" kern="1200"/>
        </a:p>
        <a:p>
          <a:pPr marL="57150" lvl="1" indent="-57150" algn="l" defTabSz="311150">
            <a:lnSpc>
              <a:spcPct val="90000"/>
            </a:lnSpc>
            <a:spcBef>
              <a:spcPct val="0"/>
            </a:spcBef>
            <a:spcAft>
              <a:spcPct val="15000"/>
            </a:spcAft>
            <a:buChar char="•"/>
          </a:pPr>
          <a:r>
            <a:rPr lang="en-US" sz="700" kern="1200"/>
            <a:t>Spécialisation de nodes passerelles pour les premiéres crypto-monnaies supportées</a:t>
          </a:r>
        </a:p>
        <a:p>
          <a:pPr marL="57150" lvl="1" indent="-57150" algn="l" defTabSz="311150">
            <a:lnSpc>
              <a:spcPct val="90000"/>
            </a:lnSpc>
            <a:spcBef>
              <a:spcPct val="0"/>
            </a:spcBef>
            <a:spcAft>
              <a:spcPct val="15000"/>
            </a:spcAft>
            <a:buChar char="•"/>
          </a:pPr>
          <a:r>
            <a:rPr lang="fr-FR" sz="700" kern="1200"/>
            <a:t>Campagne de Bug Bounty.</a:t>
          </a:r>
          <a:endParaRPr lang="en-US" sz="700" kern="1200"/>
        </a:p>
      </dsp:txBody>
      <dsp:txXfrm rot="-5400000">
        <a:off x="687461" y="1841296"/>
        <a:ext cx="4767777" cy="576032"/>
      </dsp:txXfrm>
    </dsp:sp>
    <dsp:sp modelId="{AB776287-E439-48D1-A3D4-B1E046039447}">
      <dsp:nvSpPr>
        <dsp:cNvPr id="0" name=""/>
        <dsp:cNvSpPr/>
      </dsp:nvSpPr>
      <dsp:spPr>
        <a:xfrm rot="5400000">
          <a:off x="-147313" y="2859626"/>
          <a:ext cx="982087" cy="687460"/>
        </a:xfrm>
        <a:prstGeom prst="chevron">
          <a:avLst/>
        </a:prstGeom>
        <a:solidFill>
          <a:schemeClr val="accent3"/>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Janvier - Mars 2020</a:t>
          </a:r>
        </a:p>
      </dsp:txBody>
      <dsp:txXfrm rot="-5400000">
        <a:off x="1" y="3056042"/>
        <a:ext cx="687460" cy="294627"/>
      </dsp:txXfrm>
    </dsp:sp>
    <dsp:sp modelId="{A26FA7B8-F899-434D-A47C-FAEC9DF5D796}">
      <dsp:nvSpPr>
        <dsp:cNvPr id="0" name=""/>
        <dsp:cNvSpPr/>
      </dsp:nvSpPr>
      <dsp:spPr>
        <a:xfrm rot="5400000">
          <a:off x="2767752" y="632022"/>
          <a:ext cx="638356" cy="4798939"/>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fr-FR" sz="700" kern="1200"/>
            <a:t>Version Release candidate du client.</a:t>
          </a:r>
        </a:p>
        <a:p>
          <a:pPr marL="57150" lvl="1" indent="-57150" algn="l" defTabSz="311150">
            <a:lnSpc>
              <a:spcPct val="90000"/>
            </a:lnSpc>
            <a:spcBef>
              <a:spcPct val="0"/>
            </a:spcBef>
            <a:spcAft>
              <a:spcPct val="15000"/>
            </a:spcAft>
            <a:buChar char="•"/>
          </a:pPr>
          <a:r>
            <a:rPr lang="fr-FR" sz="700" kern="1200"/>
            <a:t> Version Release candidate des nodes passerelles vers les premières crypto-monnaies supportées.</a:t>
          </a:r>
        </a:p>
        <a:p>
          <a:pPr marL="57150" lvl="1" indent="-57150" algn="l" defTabSz="311150">
            <a:lnSpc>
              <a:spcPct val="90000"/>
            </a:lnSpc>
            <a:spcBef>
              <a:spcPct val="0"/>
            </a:spcBef>
            <a:spcAft>
              <a:spcPct val="15000"/>
            </a:spcAft>
            <a:buChar char="•"/>
          </a:pPr>
          <a:r>
            <a:rPr lang="fr-FR" sz="700" kern="1200"/>
            <a:t>Lancement de nos propres serveurs faisant fonctionner des nodes passerelles.</a:t>
          </a:r>
        </a:p>
        <a:p>
          <a:pPr marL="57150" lvl="1" indent="-57150" algn="l" defTabSz="311150">
            <a:lnSpc>
              <a:spcPct val="90000"/>
            </a:lnSpc>
            <a:spcBef>
              <a:spcPct val="0"/>
            </a:spcBef>
            <a:spcAft>
              <a:spcPct val="15000"/>
            </a:spcAft>
            <a:buChar char="•"/>
          </a:pPr>
          <a:r>
            <a:rPr lang="fr-FR" sz="700" kern="1200"/>
            <a:t>Version release candidate du node d’arbitrage et exploitation sur nos propres serveurs.</a:t>
          </a:r>
        </a:p>
        <a:p>
          <a:pPr marL="57150" lvl="1" indent="-57150" algn="l" defTabSz="311150">
            <a:lnSpc>
              <a:spcPct val="90000"/>
            </a:lnSpc>
            <a:spcBef>
              <a:spcPct val="0"/>
            </a:spcBef>
            <a:spcAft>
              <a:spcPct val="15000"/>
            </a:spcAft>
            <a:buChar char="•"/>
          </a:pPr>
          <a:r>
            <a:rPr lang="fr-FR" sz="700" kern="1200"/>
            <a:t>Première campagne Bug Bounty, sur version en exploitation.</a:t>
          </a:r>
        </a:p>
      </dsp:txBody>
      <dsp:txXfrm rot="-5400000">
        <a:off x="687461" y="2743475"/>
        <a:ext cx="4767777" cy="576032"/>
      </dsp:txXfrm>
    </dsp:sp>
    <dsp:sp modelId="{364CCD36-CD4C-46A7-94FD-02371BAFA717}">
      <dsp:nvSpPr>
        <dsp:cNvPr id="0" name=""/>
        <dsp:cNvSpPr/>
      </dsp:nvSpPr>
      <dsp:spPr>
        <a:xfrm rot="5400000">
          <a:off x="-147313" y="3761806"/>
          <a:ext cx="982087" cy="687460"/>
        </a:xfrm>
        <a:prstGeom prst="chevron">
          <a:avLst/>
        </a:prstGeom>
        <a:solidFill>
          <a:schemeClr val="accent2"/>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t>Avril - Juin 2020</a:t>
          </a:r>
        </a:p>
      </dsp:txBody>
      <dsp:txXfrm rot="-5400000">
        <a:off x="1" y="3958222"/>
        <a:ext cx="687460" cy="294627"/>
      </dsp:txXfrm>
    </dsp:sp>
    <dsp:sp modelId="{12552E60-8276-44EC-BB1A-24B82E8372F5}">
      <dsp:nvSpPr>
        <dsp:cNvPr id="0" name=""/>
        <dsp:cNvSpPr/>
      </dsp:nvSpPr>
      <dsp:spPr>
        <a:xfrm rot="5400000">
          <a:off x="2767752" y="1534202"/>
          <a:ext cx="638356" cy="4798939"/>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fr-FR" sz="700" kern="1200"/>
            <a:t>Version Alpha des clients IOS et Android (*).</a:t>
          </a:r>
        </a:p>
        <a:p>
          <a:pPr marL="57150" lvl="1" indent="-57150" algn="l" defTabSz="311150">
            <a:lnSpc>
              <a:spcPct val="90000"/>
            </a:lnSpc>
            <a:spcBef>
              <a:spcPct val="0"/>
            </a:spcBef>
            <a:spcAft>
              <a:spcPct val="15000"/>
            </a:spcAft>
            <a:buChar char="•"/>
          </a:pPr>
          <a:r>
            <a:rPr lang="fr-FR" sz="700" kern="1200"/>
            <a:t>Campagne Bug Bounty.</a:t>
          </a:r>
        </a:p>
        <a:p>
          <a:pPr marL="57150" lvl="1" indent="-57150" algn="l" defTabSz="311150">
            <a:lnSpc>
              <a:spcPct val="90000"/>
            </a:lnSpc>
            <a:spcBef>
              <a:spcPct val="0"/>
            </a:spcBef>
            <a:spcAft>
              <a:spcPct val="15000"/>
            </a:spcAft>
            <a:buChar char="•"/>
          </a:pPr>
          <a:r>
            <a:rPr lang="fr-FR" sz="700" kern="1200"/>
            <a:t>Ajout de crypto-monnaies supportées par la plateforme (ajout de nodes passerelles spécialisés)</a:t>
          </a:r>
        </a:p>
      </dsp:txBody>
      <dsp:txXfrm rot="-5400000">
        <a:off x="687461" y="3645655"/>
        <a:ext cx="4767777" cy="576032"/>
      </dsp:txXfrm>
    </dsp:sp>
    <dsp:sp modelId="{A49B2406-C2EF-49BB-A723-F3E0EF0A5D27}">
      <dsp:nvSpPr>
        <dsp:cNvPr id="0" name=""/>
        <dsp:cNvSpPr/>
      </dsp:nvSpPr>
      <dsp:spPr>
        <a:xfrm rot="5400000">
          <a:off x="-147313" y="4663986"/>
          <a:ext cx="982087" cy="687460"/>
        </a:xfrm>
        <a:prstGeom prst="chevron">
          <a:avLst/>
        </a:prstGeom>
        <a:solidFill>
          <a:schemeClr val="accent1"/>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t>Juillet - Septembre 2020</a:t>
          </a:r>
        </a:p>
      </dsp:txBody>
      <dsp:txXfrm rot="-5400000">
        <a:off x="1" y="4860402"/>
        <a:ext cx="687460" cy="294627"/>
      </dsp:txXfrm>
    </dsp:sp>
    <dsp:sp modelId="{6AC615C2-27F8-45DE-B0E8-37FEB6638C9F}">
      <dsp:nvSpPr>
        <dsp:cNvPr id="0" name=""/>
        <dsp:cNvSpPr/>
      </dsp:nvSpPr>
      <dsp:spPr>
        <a:xfrm rot="5400000">
          <a:off x="2767752" y="2436381"/>
          <a:ext cx="638356" cy="4798939"/>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fr-FR" sz="700" kern="1200"/>
            <a:t>Version Beta des clients IOS et Android (*).</a:t>
          </a:r>
        </a:p>
        <a:p>
          <a:pPr marL="57150" lvl="1" indent="-57150" algn="l" defTabSz="311150">
            <a:lnSpc>
              <a:spcPct val="90000"/>
            </a:lnSpc>
            <a:spcBef>
              <a:spcPct val="0"/>
            </a:spcBef>
            <a:spcAft>
              <a:spcPct val="15000"/>
            </a:spcAft>
            <a:buChar char="•"/>
          </a:pPr>
          <a:r>
            <a:rPr lang="fr-FR" sz="700" kern="1200"/>
            <a:t>Campagne Bug Bounty.</a:t>
          </a:r>
        </a:p>
        <a:p>
          <a:pPr marL="57150" lvl="1" indent="-57150" algn="l" defTabSz="311150">
            <a:lnSpc>
              <a:spcPct val="90000"/>
            </a:lnSpc>
            <a:spcBef>
              <a:spcPct val="0"/>
            </a:spcBef>
            <a:spcAft>
              <a:spcPct val="15000"/>
            </a:spcAft>
            <a:buChar char="•"/>
          </a:pPr>
          <a:r>
            <a:rPr lang="fr-FR" sz="700" kern="1200"/>
            <a:t>Ajout de crypto-monnaies supportées par la plateforme (ajout de nodes passerelles spécialisés)</a:t>
          </a:r>
        </a:p>
      </dsp:txBody>
      <dsp:txXfrm rot="-5400000">
        <a:off x="687461" y="4547834"/>
        <a:ext cx="4767777" cy="576032"/>
      </dsp:txXfrm>
    </dsp:sp>
    <dsp:sp modelId="{BFBB32BC-6C62-452A-B936-8777641E4F9C}">
      <dsp:nvSpPr>
        <dsp:cNvPr id="0" name=""/>
        <dsp:cNvSpPr/>
      </dsp:nvSpPr>
      <dsp:spPr>
        <a:xfrm rot="5400000">
          <a:off x="-147313" y="5566165"/>
          <a:ext cx="982087" cy="687460"/>
        </a:xfrm>
        <a:prstGeom prst="chevron">
          <a:avLst/>
        </a:prstGeom>
        <a:solidFill>
          <a:schemeClr val="tx2"/>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t>Octobre - Décembre 2020</a:t>
          </a:r>
        </a:p>
      </dsp:txBody>
      <dsp:txXfrm rot="-5400000">
        <a:off x="1" y="5762581"/>
        <a:ext cx="687460" cy="294627"/>
      </dsp:txXfrm>
    </dsp:sp>
    <dsp:sp modelId="{C93ED4A4-DFC1-4275-98CA-36E47AB357ED}">
      <dsp:nvSpPr>
        <dsp:cNvPr id="0" name=""/>
        <dsp:cNvSpPr/>
      </dsp:nvSpPr>
      <dsp:spPr>
        <a:xfrm rot="5400000">
          <a:off x="2767752" y="3338561"/>
          <a:ext cx="638356" cy="4798939"/>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fr-FR" sz="700" kern="1200"/>
            <a:t>Version Release candidate des clients IOS et Android (*).</a:t>
          </a:r>
        </a:p>
        <a:p>
          <a:pPr marL="57150" lvl="1" indent="-57150" algn="l" defTabSz="311150">
            <a:lnSpc>
              <a:spcPct val="90000"/>
            </a:lnSpc>
            <a:spcBef>
              <a:spcPct val="0"/>
            </a:spcBef>
            <a:spcAft>
              <a:spcPct val="15000"/>
            </a:spcAft>
            <a:buChar char="•"/>
          </a:pPr>
          <a:r>
            <a:rPr lang="fr-FR" sz="700" kern="1200"/>
            <a:t>Campagne Bug Bounty.</a:t>
          </a:r>
        </a:p>
        <a:p>
          <a:pPr marL="57150" lvl="1" indent="-57150" algn="l" defTabSz="311150">
            <a:lnSpc>
              <a:spcPct val="90000"/>
            </a:lnSpc>
            <a:spcBef>
              <a:spcPct val="0"/>
            </a:spcBef>
            <a:spcAft>
              <a:spcPct val="15000"/>
            </a:spcAft>
            <a:buChar char="•"/>
          </a:pPr>
          <a:r>
            <a:rPr lang="fr-FR" sz="700" kern="1200"/>
            <a:t>Ajout de crypto-monnaies supportées par la plateforme (ajout de nodes passerelles spécialisés)</a:t>
          </a:r>
        </a:p>
      </dsp:txBody>
      <dsp:txXfrm rot="-5400000">
        <a:off x="687461" y="5450014"/>
        <a:ext cx="4767777" cy="576032"/>
      </dsp:txXfrm>
    </dsp:sp>
    <dsp:sp modelId="{8AE9C253-41A1-4DA8-B376-DCB4DF74E427}">
      <dsp:nvSpPr>
        <dsp:cNvPr id="0" name=""/>
        <dsp:cNvSpPr/>
      </dsp:nvSpPr>
      <dsp:spPr>
        <a:xfrm rot="5400000">
          <a:off x="-147313" y="6468345"/>
          <a:ext cx="982087" cy="687460"/>
        </a:xfrm>
        <a:prstGeom prst="chevron">
          <a:avLst/>
        </a:prstGeom>
        <a:solidFill>
          <a:schemeClr val="tx1"/>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t>Cycles itératifs de trois mois</a:t>
          </a:r>
        </a:p>
      </dsp:txBody>
      <dsp:txXfrm rot="-5400000">
        <a:off x="1" y="6664761"/>
        <a:ext cx="687460" cy="294627"/>
      </dsp:txXfrm>
    </dsp:sp>
    <dsp:sp modelId="{D59F8EDD-376D-4106-AEB0-59A24BC53709}">
      <dsp:nvSpPr>
        <dsp:cNvPr id="0" name=""/>
        <dsp:cNvSpPr/>
      </dsp:nvSpPr>
      <dsp:spPr>
        <a:xfrm rot="5400000">
          <a:off x="2767752" y="4240741"/>
          <a:ext cx="638356" cy="4798939"/>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fr-FR" sz="700" kern="1200"/>
            <a:t>Campgne Bug Bounty.</a:t>
          </a:r>
        </a:p>
        <a:p>
          <a:pPr marL="57150" lvl="1" indent="-57150" algn="l" defTabSz="311150">
            <a:lnSpc>
              <a:spcPct val="90000"/>
            </a:lnSpc>
            <a:spcBef>
              <a:spcPct val="0"/>
            </a:spcBef>
            <a:spcAft>
              <a:spcPct val="15000"/>
            </a:spcAft>
            <a:buChar char="•"/>
          </a:pPr>
          <a:r>
            <a:rPr lang="fr-FR" sz="700" kern="1200"/>
            <a:t>Ajout de crypto-monnaies supportées par la plateforme (ajout de nodes passerelles spécialisés)</a:t>
          </a:r>
        </a:p>
      </dsp:txBody>
      <dsp:txXfrm rot="-5400000">
        <a:off x="687461" y="6352194"/>
        <a:ext cx="4767777" cy="57603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BF98A-3A58-471D-9A32-DB5D04308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1</Pages>
  <Words>8912</Words>
  <Characters>49021</Characters>
  <Application>Microsoft Office Word</Application>
  <DocSecurity>0</DocSecurity>
  <Lines>408</Lines>
  <Paragraphs>115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Livre Blanc Secure Swap</vt:lpstr>
      <vt:lpstr>Livre Blanc Secure Swap</vt:lpstr>
    </vt:vector>
  </TitlesOfParts>
  <Company/>
  <LinksUpToDate>false</LinksUpToDate>
  <CharactersWithSpaces>57818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Livre Blanc Secure Swap</dc:title>
  <dc:subject/>
  <dc:creator>Grey Matter Technologies</dc:creator>
  <cp:keywords/>
  <dc:description/>
  <cp:lastModifiedBy>Philippe Aubessard</cp:lastModifiedBy>
  <cp:revision>167</cp:revision>
  <cp:lastPrinted>2018-08-18T14:27:00Z</cp:lastPrinted>
  <dcterms:created xsi:type="dcterms:W3CDTF">2018-07-30T22:09:00Z</dcterms:created>
  <dcterms:modified xsi:type="dcterms:W3CDTF">2018-08-18T14:27:00Z</dcterms:modified>
</cp:coreProperties>
</file>